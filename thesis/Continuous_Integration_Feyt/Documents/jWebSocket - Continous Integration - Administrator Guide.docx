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4AFC" w:rsidRDefault="00484AFC">
      <w:pPr>
        <w:pStyle w:val="Standard"/>
        <w:spacing w:before="57" w:after="57" w:line="360" w:lineRule="auto"/>
        <w:ind w:right="57" w:firstLine="57"/>
        <w:rPr>
          <w:rFonts w:ascii="Arial" w:hAnsi="Arial" w:cs="Arial"/>
          <w:b/>
          <w:lang w:val="en-US"/>
        </w:rPr>
      </w:pPr>
    </w:p>
    <w:p w:rsidR="00484AFC" w:rsidRDefault="00484AFC">
      <w:pPr>
        <w:pStyle w:val="Standard"/>
        <w:spacing w:before="57" w:after="57" w:line="360" w:lineRule="auto"/>
        <w:ind w:right="57" w:firstLine="57"/>
        <w:rPr>
          <w:rFonts w:ascii="Arial" w:hAnsi="Arial" w:cs="Arial"/>
          <w:b/>
          <w:lang w:val="en-US"/>
        </w:rPr>
      </w:pPr>
    </w:p>
    <w:p w:rsidR="00484AFC" w:rsidRDefault="00484AFC">
      <w:pPr>
        <w:pStyle w:val="Ttulo1"/>
        <w:spacing w:before="57" w:after="57" w:line="360" w:lineRule="auto"/>
        <w:ind w:right="57" w:firstLine="57"/>
        <w:rPr>
          <w:lang w:val="en-US"/>
        </w:rPr>
      </w:pPr>
    </w:p>
    <w:p w:rsidR="00484AFC" w:rsidRDefault="00484AFC">
      <w:pPr>
        <w:pStyle w:val="Ttulo1"/>
        <w:spacing w:before="57" w:after="57" w:line="360" w:lineRule="auto"/>
        <w:ind w:right="57" w:firstLine="57"/>
        <w:rPr>
          <w:lang w:val="en-US"/>
        </w:rPr>
      </w:pPr>
    </w:p>
    <w:p w:rsidR="00484AFC" w:rsidRDefault="00484AFC">
      <w:pPr>
        <w:pStyle w:val="Ttulo1"/>
        <w:spacing w:before="57" w:after="57" w:line="360" w:lineRule="auto"/>
        <w:ind w:right="57" w:firstLine="57"/>
        <w:rPr>
          <w:lang w:val="en-US"/>
        </w:rPr>
      </w:pPr>
    </w:p>
    <w:p w:rsidR="00484AFC" w:rsidRDefault="00FE304A">
      <w:pPr>
        <w:pStyle w:val="Ttulo1"/>
        <w:spacing w:before="57" w:after="57" w:line="360" w:lineRule="auto"/>
        <w:ind w:right="57" w:firstLine="57"/>
        <w:rPr>
          <w:sz w:val="56"/>
          <w:szCs w:val="56"/>
          <w:lang w:val="en-US"/>
        </w:rPr>
      </w:pPr>
      <w:r>
        <w:rPr>
          <w:sz w:val="56"/>
          <w:szCs w:val="56"/>
          <w:lang w:val="en-US"/>
        </w:rPr>
        <w:t xml:space="preserve">Administrator </w:t>
      </w:r>
      <w:r w:rsidR="00146D69">
        <w:rPr>
          <w:sz w:val="56"/>
          <w:szCs w:val="56"/>
          <w:lang w:val="en-US"/>
        </w:rPr>
        <w:t>Guide</w:t>
      </w:r>
    </w:p>
    <w:p w:rsidR="00484AFC" w:rsidRDefault="00484AFC">
      <w:pPr>
        <w:pStyle w:val="Standard"/>
        <w:spacing w:before="57" w:after="57" w:line="360" w:lineRule="auto"/>
        <w:ind w:right="57" w:firstLine="57"/>
        <w:jc w:val="right"/>
        <w:rPr>
          <w:rFonts w:ascii="Arial" w:hAnsi="Arial" w:cs="Arial"/>
          <w:b/>
          <w:bCs/>
          <w:iCs/>
          <w:sz w:val="36"/>
          <w:szCs w:val="36"/>
          <w:lang w:val="en-US"/>
        </w:rPr>
      </w:pPr>
    </w:p>
    <w:p w:rsidR="00484AFC" w:rsidRDefault="00146D69">
      <w:pPr>
        <w:pStyle w:val="Standard"/>
        <w:spacing w:before="57" w:after="57" w:line="360" w:lineRule="auto"/>
        <w:ind w:right="57" w:firstLine="57"/>
        <w:jc w:val="right"/>
        <w:rPr>
          <w:rFonts w:ascii="Arial" w:hAnsi="Arial" w:cs="Arial"/>
          <w:b/>
          <w:bCs/>
          <w:iCs/>
          <w:sz w:val="36"/>
          <w:szCs w:val="36"/>
          <w:lang w:val="en-US"/>
        </w:rPr>
      </w:pPr>
      <w:r>
        <w:rPr>
          <w:rFonts w:ascii="Arial" w:hAnsi="Arial" w:cs="Arial"/>
          <w:b/>
          <w:bCs/>
          <w:iCs/>
          <w:sz w:val="36"/>
          <w:szCs w:val="36"/>
          <w:lang w:val="en-US"/>
        </w:rPr>
        <w:t>JWebSocket</w:t>
      </w:r>
    </w:p>
    <w:p w:rsidR="00484AFC" w:rsidRDefault="00146D69">
      <w:pPr>
        <w:pStyle w:val="Standard"/>
        <w:spacing w:before="57" w:after="57" w:line="360" w:lineRule="auto"/>
        <w:ind w:right="57" w:firstLine="57"/>
        <w:jc w:val="right"/>
        <w:rPr>
          <w:rFonts w:ascii="Arial" w:hAnsi="Arial" w:cs="Arial"/>
          <w:b/>
          <w:bCs/>
          <w:iCs/>
          <w:sz w:val="28"/>
          <w:szCs w:val="28"/>
          <w:lang w:val="en-US"/>
        </w:rPr>
      </w:pPr>
      <w:r>
        <w:rPr>
          <w:rFonts w:ascii="Arial" w:hAnsi="Arial" w:cs="Arial"/>
          <w:b/>
          <w:bCs/>
          <w:iCs/>
          <w:sz w:val="28"/>
          <w:szCs w:val="28"/>
          <w:lang w:val="en-US"/>
        </w:rPr>
        <w:t>Continuous Integration Environment for jWebSocket</w:t>
      </w:r>
    </w:p>
    <w:p w:rsidR="00484AFC" w:rsidRDefault="00146D69">
      <w:pPr>
        <w:pStyle w:val="Standard"/>
        <w:spacing w:before="57" w:after="57" w:line="360" w:lineRule="auto"/>
        <w:ind w:right="57" w:firstLine="57"/>
        <w:jc w:val="right"/>
        <w:rPr>
          <w:rFonts w:ascii="Arial" w:hAnsi="Arial" w:cs="Arial"/>
          <w:b/>
          <w:bCs/>
          <w:iCs/>
          <w:sz w:val="28"/>
          <w:szCs w:val="28"/>
          <w:lang w:val="en-US"/>
        </w:rPr>
      </w:pPr>
      <w:r>
        <w:rPr>
          <w:rFonts w:ascii="Arial" w:hAnsi="Arial" w:cs="Arial"/>
          <w:b/>
          <w:bCs/>
          <w:iCs/>
          <w:sz w:val="28"/>
          <w:szCs w:val="28"/>
          <w:lang w:val="en-US"/>
        </w:rPr>
        <w:tab/>
      </w:r>
      <w:r>
        <w:rPr>
          <w:rFonts w:ascii="Arial" w:hAnsi="Arial" w:cs="Arial"/>
          <w:b/>
          <w:bCs/>
          <w:iCs/>
          <w:sz w:val="28"/>
          <w:szCs w:val="28"/>
          <w:lang w:val="en-US"/>
        </w:rPr>
        <w:tab/>
      </w:r>
      <w:r>
        <w:rPr>
          <w:rFonts w:ascii="Arial" w:hAnsi="Arial" w:cs="Arial"/>
          <w:b/>
          <w:bCs/>
          <w:iCs/>
          <w:sz w:val="28"/>
          <w:szCs w:val="28"/>
          <w:lang w:val="en-US"/>
        </w:rPr>
        <w:tab/>
        <w:t>V 1.</w:t>
      </w:r>
      <w:r w:rsidR="00D63EF1">
        <w:rPr>
          <w:rFonts w:ascii="Arial" w:hAnsi="Arial" w:cs="Arial"/>
          <w:b/>
          <w:bCs/>
          <w:iCs/>
          <w:sz w:val="28"/>
          <w:szCs w:val="28"/>
          <w:lang w:val="en-US"/>
        </w:rPr>
        <w:t>0</w:t>
      </w:r>
      <w:r>
        <w:rPr>
          <w:rFonts w:ascii="Arial" w:hAnsi="Arial" w:cs="Arial"/>
          <w:b/>
          <w:bCs/>
          <w:iCs/>
          <w:sz w:val="28"/>
          <w:szCs w:val="28"/>
          <w:lang w:val="en-US"/>
        </w:rPr>
        <w:t xml:space="preserve">                                                                                       </w:t>
      </w:r>
    </w:p>
    <w:p w:rsidR="00484AFC" w:rsidRDefault="00484AFC">
      <w:pPr>
        <w:pStyle w:val="Standard"/>
        <w:spacing w:before="57" w:after="57" w:line="360" w:lineRule="auto"/>
        <w:ind w:right="57" w:firstLine="57"/>
        <w:rPr>
          <w:rFonts w:ascii="Arial" w:hAnsi="Arial" w:cs="Arial"/>
          <w:b/>
          <w:lang w:val="en-US"/>
        </w:rPr>
      </w:pPr>
    </w:p>
    <w:p w:rsidR="00484AFC" w:rsidRDefault="00484AFC">
      <w:pPr>
        <w:pStyle w:val="Standard"/>
        <w:spacing w:before="57" w:after="57" w:line="360" w:lineRule="auto"/>
        <w:ind w:right="57" w:firstLine="57"/>
        <w:rPr>
          <w:rFonts w:ascii="Arial" w:hAnsi="Arial" w:cs="Arial"/>
          <w:b/>
          <w:lang w:val="en-US"/>
        </w:rPr>
      </w:pPr>
    </w:p>
    <w:p w:rsidR="00484AFC" w:rsidRDefault="00484AFC">
      <w:pPr>
        <w:pStyle w:val="Standard"/>
        <w:spacing w:before="57" w:after="57" w:line="360" w:lineRule="auto"/>
        <w:ind w:right="57" w:firstLine="57"/>
        <w:rPr>
          <w:rFonts w:ascii="Arial" w:hAnsi="Arial" w:cs="Arial"/>
          <w:b/>
          <w:lang w:val="en-US"/>
        </w:rPr>
      </w:pPr>
    </w:p>
    <w:p w:rsidR="00484AFC" w:rsidRDefault="00484AFC">
      <w:pPr>
        <w:pStyle w:val="Standard"/>
        <w:spacing w:before="57" w:after="57" w:line="360" w:lineRule="auto"/>
        <w:ind w:right="57" w:firstLine="57"/>
        <w:rPr>
          <w:rFonts w:ascii="Arial" w:hAnsi="Arial" w:cs="Arial"/>
          <w:b/>
          <w:lang w:val="en-US"/>
        </w:rPr>
      </w:pPr>
    </w:p>
    <w:p w:rsidR="00484AFC" w:rsidRDefault="00484AFC">
      <w:pPr>
        <w:pStyle w:val="Standard"/>
        <w:spacing w:before="57" w:after="57" w:line="360" w:lineRule="auto"/>
        <w:ind w:right="57" w:firstLine="57"/>
        <w:rPr>
          <w:rFonts w:ascii="Arial" w:hAnsi="Arial" w:cs="Arial"/>
          <w:b/>
          <w:lang w:val="en-US"/>
        </w:rPr>
      </w:pPr>
    </w:p>
    <w:p w:rsidR="00056F6E" w:rsidRDefault="00056F6E" w:rsidP="00B61B91">
      <w:pPr>
        <w:pStyle w:val="Standard"/>
        <w:spacing w:before="57" w:after="57" w:line="360" w:lineRule="auto"/>
        <w:ind w:right="57" w:firstLine="57"/>
        <w:rPr>
          <w:rFonts w:ascii="Arial" w:hAnsi="Arial"/>
          <w:lang w:val="en-US"/>
        </w:rPr>
      </w:pPr>
    </w:p>
    <w:p w:rsidR="00056F6E" w:rsidRDefault="00056F6E">
      <w:pPr>
        <w:suppressAutoHyphens w:val="0"/>
        <w:rPr>
          <w:rFonts w:eastAsia="Times New Roman" w:cs="Times New Roman"/>
          <w:lang w:val="en-US" w:bidi="ar-SA"/>
        </w:rPr>
      </w:pPr>
      <w:r>
        <w:rPr>
          <w:lang w:val="en-US"/>
        </w:rPr>
        <w:br w:type="page"/>
      </w:r>
    </w:p>
    <w:p w:rsidR="00056F6E" w:rsidRPr="00056F6E" w:rsidRDefault="00056F6E" w:rsidP="00B61B91">
      <w:pPr>
        <w:pStyle w:val="Standard"/>
        <w:spacing w:before="57" w:after="57" w:line="360" w:lineRule="auto"/>
        <w:ind w:right="57" w:firstLine="57"/>
        <w:rPr>
          <w:rFonts w:ascii="Arial" w:hAnsi="Arial"/>
          <w:b/>
          <w:lang w:val="en-US"/>
        </w:rPr>
      </w:pPr>
      <w:r w:rsidRPr="00056F6E">
        <w:rPr>
          <w:rFonts w:ascii="Arial" w:hAnsi="Arial"/>
          <w:b/>
          <w:lang w:val="en-US"/>
        </w:rPr>
        <w:lastRenderedPageBreak/>
        <w:t>Version History</w:t>
      </w:r>
    </w:p>
    <w:tbl>
      <w:tblPr>
        <w:tblW w:w="0" w:type="auto"/>
        <w:tblInd w:w="179" w:type="dxa"/>
        <w:tblLayout w:type="fixed"/>
        <w:tblCellMar>
          <w:top w:w="55" w:type="dxa"/>
          <w:left w:w="55" w:type="dxa"/>
          <w:bottom w:w="55" w:type="dxa"/>
          <w:right w:w="55" w:type="dxa"/>
        </w:tblCellMar>
        <w:tblLook w:val="0000" w:firstRow="0" w:lastRow="0" w:firstColumn="0" w:lastColumn="0" w:noHBand="0" w:noVBand="0"/>
      </w:tblPr>
      <w:tblGrid>
        <w:gridCol w:w="1756"/>
        <w:gridCol w:w="1170"/>
        <w:gridCol w:w="2418"/>
        <w:gridCol w:w="2946"/>
      </w:tblGrid>
      <w:tr w:rsidR="00056F6E" w:rsidTr="00DF06AB">
        <w:tc>
          <w:tcPr>
            <w:tcW w:w="1756" w:type="dxa"/>
            <w:tcBorders>
              <w:top w:val="single" w:sz="1" w:space="0" w:color="FF00FF"/>
              <w:left w:val="single" w:sz="1" w:space="0" w:color="FF00FF"/>
              <w:bottom w:val="single" w:sz="1" w:space="0" w:color="FF00FF"/>
            </w:tcBorders>
            <w:shd w:val="clear" w:color="auto" w:fill="CCCCFF"/>
          </w:tcPr>
          <w:p w:rsidR="00056F6E" w:rsidRDefault="00056F6E" w:rsidP="00DF06AB">
            <w:pPr>
              <w:pStyle w:val="TableContents"/>
              <w:snapToGrid w:val="0"/>
              <w:rPr>
                <w:rFonts w:ascii="Arial" w:hAnsi="Arial"/>
                <w:b/>
                <w:bCs/>
              </w:rPr>
            </w:pPr>
            <w:r>
              <w:rPr>
                <w:rFonts w:ascii="Arial" w:hAnsi="Arial"/>
                <w:b/>
                <w:bCs/>
              </w:rPr>
              <w:t>Date</w:t>
            </w:r>
          </w:p>
        </w:tc>
        <w:tc>
          <w:tcPr>
            <w:tcW w:w="1170" w:type="dxa"/>
            <w:tcBorders>
              <w:top w:val="single" w:sz="1" w:space="0" w:color="FF00FF"/>
              <w:left w:val="single" w:sz="1" w:space="0" w:color="FF00FF"/>
              <w:bottom w:val="single" w:sz="1" w:space="0" w:color="FF00FF"/>
            </w:tcBorders>
            <w:shd w:val="clear" w:color="auto" w:fill="CCCCFF"/>
          </w:tcPr>
          <w:p w:rsidR="00056F6E" w:rsidRDefault="00056F6E" w:rsidP="00DF06AB">
            <w:pPr>
              <w:pStyle w:val="TableContents"/>
              <w:snapToGrid w:val="0"/>
              <w:rPr>
                <w:rFonts w:ascii="Arial" w:hAnsi="Arial"/>
                <w:b/>
                <w:bCs/>
              </w:rPr>
            </w:pPr>
            <w:r w:rsidRPr="00056F6E">
              <w:rPr>
                <w:rFonts w:ascii="Arial" w:hAnsi="Arial"/>
                <w:b/>
                <w:bCs/>
                <w:lang w:val="en-US"/>
              </w:rPr>
              <w:t>Version</w:t>
            </w:r>
          </w:p>
        </w:tc>
        <w:tc>
          <w:tcPr>
            <w:tcW w:w="2418" w:type="dxa"/>
            <w:tcBorders>
              <w:top w:val="single" w:sz="1" w:space="0" w:color="FF00FF"/>
              <w:left w:val="single" w:sz="1" w:space="0" w:color="FF00FF"/>
              <w:bottom w:val="single" w:sz="1" w:space="0" w:color="FF00FF"/>
            </w:tcBorders>
            <w:shd w:val="clear" w:color="auto" w:fill="CCCCFF"/>
          </w:tcPr>
          <w:p w:rsidR="00056F6E" w:rsidRDefault="00056F6E" w:rsidP="00DF06AB">
            <w:pPr>
              <w:pStyle w:val="TableContents"/>
              <w:snapToGrid w:val="0"/>
              <w:rPr>
                <w:rFonts w:ascii="Arial" w:hAnsi="Arial"/>
                <w:b/>
                <w:bCs/>
              </w:rPr>
            </w:pPr>
            <w:r w:rsidRPr="00056F6E">
              <w:rPr>
                <w:rFonts w:ascii="Arial" w:hAnsi="Arial"/>
                <w:b/>
                <w:bCs/>
                <w:lang w:val="en-US"/>
              </w:rPr>
              <w:t>Description</w:t>
            </w:r>
          </w:p>
        </w:tc>
        <w:tc>
          <w:tcPr>
            <w:tcW w:w="2946" w:type="dxa"/>
            <w:tcBorders>
              <w:top w:val="single" w:sz="1" w:space="0" w:color="FF00FF"/>
              <w:left w:val="single" w:sz="1" w:space="0" w:color="FF00FF"/>
              <w:bottom w:val="single" w:sz="1" w:space="0" w:color="FF00FF"/>
              <w:right w:val="single" w:sz="1" w:space="0" w:color="FF00FF"/>
            </w:tcBorders>
            <w:shd w:val="clear" w:color="auto" w:fill="CCCCFF"/>
          </w:tcPr>
          <w:p w:rsidR="00056F6E" w:rsidRDefault="00E046E9" w:rsidP="00DF06AB">
            <w:pPr>
              <w:pStyle w:val="TableContents"/>
              <w:snapToGrid w:val="0"/>
              <w:rPr>
                <w:rFonts w:ascii="Arial" w:hAnsi="Arial"/>
                <w:b/>
                <w:bCs/>
              </w:rPr>
            </w:pPr>
            <w:bookmarkStart w:id="0" w:name="_GoBack"/>
            <w:bookmarkEnd w:id="0"/>
            <w:r>
              <w:rPr>
                <w:rFonts w:ascii="Arial" w:hAnsi="Arial"/>
                <w:b/>
                <w:bCs/>
              </w:rPr>
              <w:t>A</w:t>
            </w:r>
            <w:r w:rsidRPr="00056F6E">
              <w:rPr>
                <w:rFonts w:ascii="Arial" w:hAnsi="Arial"/>
                <w:b/>
                <w:bCs/>
              </w:rPr>
              <w:t>utor</w:t>
            </w:r>
          </w:p>
        </w:tc>
      </w:tr>
      <w:tr w:rsidR="00056F6E" w:rsidTr="00DF06AB">
        <w:tc>
          <w:tcPr>
            <w:tcW w:w="1756" w:type="dxa"/>
            <w:tcBorders>
              <w:left w:val="single" w:sz="1" w:space="0" w:color="FF00FF"/>
              <w:bottom w:val="single" w:sz="1" w:space="0" w:color="FF00FF"/>
            </w:tcBorders>
            <w:shd w:val="clear" w:color="auto" w:fill="auto"/>
          </w:tcPr>
          <w:p w:rsidR="00056F6E" w:rsidRPr="00E046E9" w:rsidRDefault="00E046E9" w:rsidP="00E046E9">
            <w:pPr>
              <w:pStyle w:val="TableContents"/>
              <w:snapToGrid w:val="0"/>
              <w:rPr>
                <w:rFonts w:ascii="Arial" w:hAnsi="Arial"/>
                <w:color w:val="000000"/>
                <w:lang w:val="en-US"/>
              </w:rPr>
            </w:pPr>
            <w:r>
              <w:rPr>
                <w:rFonts w:ascii="Arial" w:hAnsi="Arial"/>
                <w:color w:val="000000"/>
                <w:lang w:val="en-US"/>
              </w:rPr>
              <w:t>5</w:t>
            </w:r>
            <w:r w:rsidR="00056F6E" w:rsidRPr="00E046E9">
              <w:rPr>
                <w:rFonts w:ascii="Arial" w:hAnsi="Arial"/>
                <w:color w:val="000000"/>
                <w:lang w:val="en-US"/>
              </w:rPr>
              <w:t>/</w:t>
            </w:r>
            <w:r>
              <w:rPr>
                <w:rFonts w:ascii="Arial" w:hAnsi="Arial"/>
                <w:color w:val="000000"/>
                <w:lang w:val="en-US"/>
              </w:rPr>
              <w:t>06</w:t>
            </w:r>
            <w:r w:rsidR="00056F6E" w:rsidRPr="00E046E9">
              <w:rPr>
                <w:rFonts w:ascii="Arial" w:hAnsi="Arial"/>
                <w:color w:val="000000"/>
                <w:lang w:val="en-US"/>
              </w:rPr>
              <w:t>/2011</w:t>
            </w:r>
          </w:p>
        </w:tc>
        <w:tc>
          <w:tcPr>
            <w:tcW w:w="1170" w:type="dxa"/>
            <w:tcBorders>
              <w:left w:val="single" w:sz="1" w:space="0" w:color="FF00FF"/>
              <w:bottom w:val="single" w:sz="1" w:space="0" w:color="FF00FF"/>
            </w:tcBorders>
            <w:shd w:val="clear" w:color="auto" w:fill="auto"/>
          </w:tcPr>
          <w:p w:rsidR="00056F6E" w:rsidRPr="00E046E9" w:rsidRDefault="00056F6E" w:rsidP="00DF06AB">
            <w:pPr>
              <w:pStyle w:val="TableContents"/>
              <w:snapToGrid w:val="0"/>
              <w:rPr>
                <w:rFonts w:ascii="Arial" w:hAnsi="Arial"/>
                <w:color w:val="000000"/>
                <w:lang w:val="en-US"/>
              </w:rPr>
            </w:pPr>
            <w:r w:rsidRPr="00E046E9">
              <w:rPr>
                <w:rFonts w:ascii="Arial" w:hAnsi="Arial"/>
                <w:color w:val="000000"/>
                <w:lang w:val="en-US"/>
              </w:rPr>
              <w:t>1.0</w:t>
            </w:r>
          </w:p>
        </w:tc>
        <w:tc>
          <w:tcPr>
            <w:tcW w:w="2418" w:type="dxa"/>
            <w:tcBorders>
              <w:left w:val="single" w:sz="1" w:space="0" w:color="FF00FF"/>
              <w:bottom w:val="single" w:sz="1" w:space="0" w:color="FF00FF"/>
            </w:tcBorders>
            <w:shd w:val="clear" w:color="auto" w:fill="auto"/>
          </w:tcPr>
          <w:p w:rsidR="00056F6E" w:rsidRPr="00E046E9" w:rsidRDefault="00E046E9" w:rsidP="00DF06AB">
            <w:pPr>
              <w:pStyle w:val="TableContents"/>
              <w:snapToGrid w:val="0"/>
              <w:rPr>
                <w:rFonts w:ascii="Arial" w:hAnsi="Arial"/>
                <w:color w:val="000000"/>
                <w:lang w:val="en-US"/>
              </w:rPr>
            </w:pPr>
            <w:r w:rsidRPr="00E046E9">
              <w:rPr>
                <w:rFonts w:ascii="Arial" w:hAnsi="Arial"/>
                <w:color w:val="000000"/>
                <w:lang w:val="en-US"/>
              </w:rPr>
              <w:t>Creation of document</w:t>
            </w:r>
          </w:p>
        </w:tc>
        <w:tc>
          <w:tcPr>
            <w:tcW w:w="2946" w:type="dxa"/>
            <w:tcBorders>
              <w:left w:val="single" w:sz="1" w:space="0" w:color="FF00FF"/>
              <w:bottom w:val="single" w:sz="1" w:space="0" w:color="FF00FF"/>
              <w:right w:val="single" w:sz="1" w:space="0" w:color="FF00FF"/>
            </w:tcBorders>
            <w:shd w:val="clear" w:color="auto" w:fill="auto"/>
          </w:tcPr>
          <w:p w:rsidR="00056F6E" w:rsidRPr="00E046E9" w:rsidRDefault="00E046E9" w:rsidP="00DF06AB">
            <w:pPr>
              <w:pStyle w:val="TableContents"/>
              <w:snapToGrid w:val="0"/>
              <w:rPr>
                <w:rFonts w:ascii="Arial" w:hAnsi="Arial"/>
                <w:color w:val="000000"/>
                <w:lang w:val="en-US"/>
              </w:rPr>
            </w:pPr>
            <w:r w:rsidRPr="00E046E9">
              <w:rPr>
                <w:rFonts w:ascii="Arial" w:hAnsi="Arial"/>
                <w:color w:val="000000"/>
                <w:lang w:val="en-US"/>
              </w:rPr>
              <w:t>Carlos Alberto Feyt Salgueiro</w:t>
            </w:r>
          </w:p>
        </w:tc>
      </w:tr>
      <w:tr w:rsidR="00056F6E" w:rsidTr="00DF06AB">
        <w:tc>
          <w:tcPr>
            <w:tcW w:w="1756" w:type="dxa"/>
            <w:tcBorders>
              <w:left w:val="single" w:sz="1" w:space="0" w:color="FF00FF"/>
              <w:bottom w:val="single" w:sz="1" w:space="0" w:color="FF00FF"/>
            </w:tcBorders>
            <w:shd w:val="clear" w:color="auto" w:fill="auto"/>
          </w:tcPr>
          <w:p w:rsidR="00056F6E" w:rsidRPr="00E046E9" w:rsidRDefault="00E046E9" w:rsidP="00E046E9">
            <w:pPr>
              <w:pStyle w:val="TableContents"/>
              <w:snapToGrid w:val="0"/>
              <w:rPr>
                <w:rFonts w:ascii="Arial" w:hAnsi="Arial"/>
                <w:color w:val="000000"/>
                <w:lang w:val="en-US"/>
              </w:rPr>
            </w:pPr>
            <w:r>
              <w:rPr>
                <w:rFonts w:ascii="Arial" w:hAnsi="Arial"/>
                <w:color w:val="000000"/>
                <w:lang w:val="en-US"/>
              </w:rPr>
              <w:t>12</w:t>
            </w:r>
            <w:r w:rsidR="00056F6E" w:rsidRPr="00E046E9">
              <w:rPr>
                <w:rFonts w:ascii="Arial" w:hAnsi="Arial"/>
                <w:color w:val="000000"/>
                <w:lang w:val="en-US"/>
              </w:rPr>
              <w:t>/</w:t>
            </w:r>
            <w:r>
              <w:rPr>
                <w:rFonts w:ascii="Arial" w:hAnsi="Arial"/>
                <w:color w:val="000000"/>
                <w:lang w:val="en-US"/>
              </w:rPr>
              <w:t>06</w:t>
            </w:r>
            <w:r w:rsidR="00056F6E" w:rsidRPr="00E046E9">
              <w:rPr>
                <w:rFonts w:ascii="Arial" w:hAnsi="Arial"/>
                <w:color w:val="000000"/>
                <w:lang w:val="en-US"/>
              </w:rPr>
              <w:t>/2012</w:t>
            </w:r>
          </w:p>
        </w:tc>
        <w:tc>
          <w:tcPr>
            <w:tcW w:w="1170" w:type="dxa"/>
            <w:tcBorders>
              <w:left w:val="single" w:sz="1" w:space="0" w:color="FF00FF"/>
              <w:bottom w:val="single" w:sz="1" w:space="0" w:color="FF00FF"/>
            </w:tcBorders>
            <w:shd w:val="clear" w:color="auto" w:fill="auto"/>
          </w:tcPr>
          <w:p w:rsidR="00056F6E" w:rsidRPr="00E046E9" w:rsidRDefault="00056F6E" w:rsidP="00DF06AB">
            <w:pPr>
              <w:pStyle w:val="TableContents"/>
              <w:snapToGrid w:val="0"/>
              <w:rPr>
                <w:rFonts w:ascii="Arial" w:hAnsi="Arial"/>
                <w:color w:val="000000"/>
                <w:lang w:val="en-US"/>
              </w:rPr>
            </w:pPr>
            <w:r w:rsidRPr="00E046E9">
              <w:rPr>
                <w:rFonts w:ascii="Arial" w:hAnsi="Arial"/>
                <w:color w:val="000000"/>
                <w:lang w:val="en-US"/>
              </w:rPr>
              <w:t>1.1</w:t>
            </w:r>
          </w:p>
        </w:tc>
        <w:tc>
          <w:tcPr>
            <w:tcW w:w="2418" w:type="dxa"/>
            <w:tcBorders>
              <w:left w:val="single" w:sz="1" w:space="0" w:color="FF00FF"/>
              <w:bottom w:val="single" w:sz="1" w:space="0" w:color="FF00FF"/>
            </w:tcBorders>
            <w:shd w:val="clear" w:color="auto" w:fill="auto"/>
          </w:tcPr>
          <w:p w:rsidR="00056F6E" w:rsidRPr="00E046E9" w:rsidRDefault="00E046E9" w:rsidP="00E046E9">
            <w:pPr>
              <w:pStyle w:val="TableContents"/>
              <w:snapToGrid w:val="0"/>
              <w:rPr>
                <w:rFonts w:ascii="Arial" w:hAnsi="Arial"/>
                <w:color w:val="000000"/>
                <w:lang w:val="en-US"/>
              </w:rPr>
            </w:pPr>
            <w:r w:rsidRPr="00E046E9">
              <w:rPr>
                <w:rFonts w:ascii="Arial" w:hAnsi="Arial"/>
                <w:color w:val="000000"/>
                <w:lang w:val="en-US"/>
              </w:rPr>
              <w:t>Fix Alexander Feedback</w:t>
            </w:r>
          </w:p>
        </w:tc>
        <w:tc>
          <w:tcPr>
            <w:tcW w:w="2946" w:type="dxa"/>
            <w:tcBorders>
              <w:left w:val="single" w:sz="1" w:space="0" w:color="FF00FF"/>
              <w:bottom w:val="single" w:sz="1" w:space="0" w:color="FF00FF"/>
              <w:right w:val="single" w:sz="1" w:space="0" w:color="FF00FF"/>
            </w:tcBorders>
            <w:shd w:val="clear" w:color="auto" w:fill="auto"/>
          </w:tcPr>
          <w:p w:rsidR="00056F6E" w:rsidRPr="00E046E9" w:rsidRDefault="00E046E9" w:rsidP="00DF06AB">
            <w:pPr>
              <w:pStyle w:val="TableContents"/>
              <w:snapToGrid w:val="0"/>
              <w:rPr>
                <w:rFonts w:ascii="Arial" w:hAnsi="Arial"/>
                <w:color w:val="000000"/>
                <w:lang w:val="en-US"/>
              </w:rPr>
            </w:pPr>
            <w:r w:rsidRPr="00E046E9">
              <w:rPr>
                <w:rFonts w:ascii="Arial" w:hAnsi="Arial"/>
                <w:color w:val="000000"/>
                <w:lang w:val="en-US"/>
              </w:rPr>
              <w:t>Carlos Alberto Feyt Salgueiro</w:t>
            </w:r>
          </w:p>
        </w:tc>
      </w:tr>
    </w:tbl>
    <w:p w:rsidR="00FC40A6" w:rsidDel="00B16C2E" w:rsidRDefault="00FC40A6" w:rsidP="00B61B91">
      <w:pPr>
        <w:pStyle w:val="Standard"/>
        <w:spacing w:before="57" w:after="57" w:line="360" w:lineRule="auto"/>
        <w:ind w:right="57" w:firstLine="57"/>
        <w:rPr>
          <w:del w:id="1" w:author="carlos" w:date="2012-06-11T19:06:00Z"/>
          <w:lang w:val="en-US"/>
        </w:rPr>
      </w:pPr>
      <w:r>
        <w:rPr>
          <w:rFonts w:ascii="Arial" w:hAnsi="Arial"/>
          <w:lang w:val="en-US"/>
        </w:rPr>
        <w:br w:type="page"/>
      </w:r>
    </w:p>
    <w:p w:rsidR="00484AFC" w:rsidRPr="00B16C2E" w:rsidDel="00B16C2E" w:rsidRDefault="00FC40A6" w:rsidP="00B16C2E">
      <w:pPr>
        <w:suppressAutoHyphens w:val="0"/>
        <w:rPr>
          <w:del w:id="2" w:author="carlos" w:date="2012-06-11T18:59:00Z"/>
          <w:b/>
          <w:lang w:val="en-US"/>
        </w:rPr>
      </w:pPr>
      <w:r w:rsidRPr="00B16C2E">
        <w:rPr>
          <w:b/>
          <w:lang w:val="en-US"/>
        </w:rPr>
        <w:lastRenderedPageBreak/>
        <w:t>Introduction</w:t>
      </w:r>
    </w:p>
    <w:p w:rsidR="00B16C2E" w:rsidRDefault="00B16C2E" w:rsidP="00B16C2E">
      <w:pPr>
        <w:suppressAutoHyphens w:val="0"/>
        <w:rPr>
          <w:lang w:val="en-US"/>
        </w:rPr>
      </w:pPr>
    </w:p>
    <w:p w:rsidR="00FC40A6" w:rsidRPr="00FC40A6" w:rsidRDefault="00FC40A6" w:rsidP="007E1182">
      <w:pPr>
        <w:pStyle w:val="Standard"/>
        <w:spacing w:before="57" w:after="57" w:line="360" w:lineRule="auto"/>
        <w:ind w:right="57"/>
        <w:jc w:val="both"/>
        <w:rPr>
          <w:rFonts w:ascii="Arial" w:hAnsi="Arial" w:cs="Arial"/>
          <w:lang w:val="en-US"/>
        </w:rPr>
      </w:pPr>
      <w:r w:rsidRPr="00FC40A6">
        <w:rPr>
          <w:rFonts w:ascii="Arial" w:hAnsi="Arial" w:cs="Arial"/>
          <w:lang w:val="en-US"/>
        </w:rPr>
        <w:t xml:space="preserve">Continuous Integration, also known as CI, is a cornerstone of modern software development. In fact it is a real game changer—when Continuous Integration is introduced into an organization, it radically alters the way teams think about the whole development process. It has the potential to enable and trigger a series of incremental process improvements, going from a simple scheduled automated build right through to continuous delivery into production. A good CI infrastructure can streamline the development process right through to deployment, help detect and fix bugs faster, provide a useful project </w:t>
      </w:r>
      <w:r w:rsidR="00B16C2E">
        <w:rPr>
          <w:rFonts w:ascii="Arial" w:hAnsi="Arial" w:cs="Arial"/>
          <w:lang w:val="en-US"/>
        </w:rPr>
        <w:t>dashboard for</w:t>
      </w:r>
      <w:r w:rsidRPr="00FC40A6">
        <w:rPr>
          <w:rFonts w:ascii="Arial" w:hAnsi="Arial" w:cs="Arial"/>
          <w:lang w:val="en-US"/>
        </w:rPr>
        <w:t xml:space="preserve"> both developers and non-developers, and ultimately, help teams deliver more real business value to the end user. Every professional development team, no matter how small, should be practicing CI.</w:t>
      </w:r>
      <w:sdt>
        <w:sdtPr>
          <w:rPr>
            <w:rFonts w:ascii="Arial" w:hAnsi="Arial" w:cs="Arial"/>
            <w:lang w:val="en-US"/>
          </w:rPr>
          <w:id w:val="1063215681"/>
          <w:citation/>
        </w:sdtPr>
        <w:sdtEndPr/>
        <w:sdtContent>
          <w:r w:rsidR="007E1182">
            <w:rPr>
              <w:rFonts w:ascii="Arial" w:hAnsi="Arial" w:cs="Arial"/>
              <w:lang w:val="en-US"/>
            </w:rPr>
            <w:fldChar w:fldCharType="begin"/>
          </w:r>
          <w:r w:rsidR="007E1182">
            <w:rPr>
              <w:rFonts w:ascii="Arial" w:hAnsi="Arial" w:cs="Arial"/>
              <w:lang w:val="en-US"/>
            </w:rPr>
            <w:instrText xml:space="preserve"> CITATION Joh11 \l 1033 </w:instrText>
          </w:r>
          <w:r w:rsidR="007E1182">
            <w:rPr>
              <w:rFonts w:ascii="Arial" w:hAnsi="Arial" w:cs="Arial"/>
              <w:lang w:val="en-US"/>
            </w:rPr>
            <w:fldChar w:fldCharType="separate"/>
          </w:r>
          <w:r w:rsidR="007E1182">
            <w:rPr>
              <w:rFonts w:ascii="Arial" w:hAnsi="Arial" w:cs="Arial"/>
              <w:noProof/>
              <w:lang w:val="en-US"/>
            </w:rPr>
            <w:t xml:space="preserve"> </w:t>
          </w:r>
          <w:r w:rsidR="007E1182" w:rsidRPr="007E1182">
            <w:rPr>
              <w:rFonts w:ascii="Arial" w:hAnsi="Arial" w:cs="Arial"/>
              <w:noProof/>
              <w:lang w:val="en-US"/>
            </w:rPr>
            <w:t>(Smart, 2011)</w:t>
          </w:r>
          <w:r w:rsidR="007E1182">
            <w:rPr>
              <w:rFonts w:ascii="Arial" w:hAnsi="Arial" w:cs="Arial"/>
              <w:lang w:val="en-US"/>
            </w:rPr>
            <w:fldChar w:fldCharType="end"/>
          </w:r>
        </w:sdtContent>
      </w:sdt>
    </w:p>
    <w:p w:rsidR="00F36096" w:rsidRPr="00F36096" w:rsidRDefault="00F36096" w:rsidP="00F36096">
      <w:pPr>
        <w:pStyle w:val="Standard"/>
        <w:spacing w:before="57" w:after="57" w:line="360" w:lineRule="auto"/>
        <w:ind w:right="57"/>
        <w:jc w:val="both"/>
        <w:rPr>
          <w:rFonts w:ascii="Arial" w:hAnsi="Arial" w:cs="Arial"/>
          <w:lang w:val="en-US"/>
        </w:rPr>
      </w:pPr>
      <w:r w:rsidRPr="00F36096">
        <w:rPr>
          <w:rFonts w:ascii="Arial" w:hAnsi="Arial" w:cs="Arial"/>
          <w:lang w:val="en-US"/>
        </w:rPr>
        <w:t>Below you will be able to see the continuous integration environment for jWebSocket projects</w:t>
      </w:r>
      <w:r>
        <w:rPr>
          <w:rFonts w:ascii="Arial" w:hAnsi="Arial" w:cs="Arial"/>
          <w:lang w:val="en-US"/>
        </w:rPr>
        <w:t>.</w:t>
      </w:r>
    </w:p>
    <w:p w:rsidR="00484AFC" w:rsidRDefault="00146D69">
      <w:pPr>
        <w:pStyle w:val="Ttulo"/>
        <w:rPr>
          <w:lang w:val="en-US"/>
        </w:rPr>
      </w:pPr>
      <w:r>
        <w:rPr>
          <w:lang w:val="en-US"/>
        </w:rPr>
        <w:t>Downloads process</w:t>
      </w:r>
    </w:p>
    <w:p w:rsidR="00484AFC" w:rsidRPr="00A50944" w:rsidRDefault="00146D69" w:rsidP="00A50944">
      <w:pPr>
        <w:pStyle w:val="Standard"/>
        <w:spacing w:before="57" w:after="57" w:line="360" w:lineRule="auto"/>
        <w:ind w:right="57"/>
        <w:jc w:val="both"/>
        <w:rPr>
          <w:rFonts w:ascii="Arial" w:hAnsi="Arial" w:cs="Arial"/>
          <w:lang w:val="en-US"/>
        </w:rPr>
      </w:pPr>
      <w:r w:rsidRPr="00A50944">
        <w:rPr>
          <w:rFonts w:ascii="Arial" w:hAnsi="Arial" w:cs="Arial"/>
          <w:lang w:val="en-US"/>
        </w:rPr>
        <w:t>Before install</w:t>
      </w:r>
      <w:r w:rsidR="007561CC" w:rsidRPr="00A50944">
        <w:rPr>
          <w:rFonts w:ascii="Arial" w:hAnsi="Arial" w:cs="Arial"/>
          <w:lang w:val="en-US"/>
        </w:rPr>
        <w:t>,</w:t>
      </w:r>
      <w:r w:rsidRPr="00A50944">
        <w:rPr>
          <w:rFonts w:ascii="Arial" w:hAnsi="Arial" w:cs="Arial"/>
          <w:lang w:val="en-US"/>
        </w:rPr>
        <w:t xml:space="preserve"> configure </w:t>
      </w:r>
      <w:r w:rsidR="007561CC" w:rsidRPr="00A50944">
        <w:rPr>
          <w:rFonts w:ascii="Arial" w:hAnsi="Arial" w:cs="Arial"/>
          <w:lang w:val="en-US"/>
        </w:rPr>
        <w:t xml:space="preserve">and start </w:t>
      </w:r>
      <w:r w:rsidRPr="00A50944">
        <w:rPr>
          <w:rFonts w:ascii="Arial" w:hAnsi="Arial" w:cs="Arial"/>
          <w:lang w:val="en-US"/>
        </w:rPr>
        <w:t xml:space="preserve">the continuous integration environment </w:t>
      </w:r>
      <w:r w:rsidR="00206AE1" w:rsidRPr="00A50944">
        <w:rPr>
          <w:rFonts w:ascii="Arial" w:hAnsi="Arial" w:cs="Arial"/>
          <w:lang w:val="en-US"/>
        </w:rPr>
        <w:t xml:space="preserve">it </w:t>
      </w:r>
      <w:r w:rsidRPr="00A50944">
        <w:rPr>
          <w:rFonts w:ascii="Arial" w:hAnsi="Arial" w:cs="Arial"/>
          <w:lang w:val="en-US"/>
        </w:rPr>
        <w:t xml:space="preserve">is necessary </w:t>
      </w:r>
      <w:r w:rsidR="00206AE1" w:rsidRPr="00A50944">
        <w:rPr>
          <w:rFonts w:ascii="Arial" w:hAnsi="Arial" w:cs="Arial"/>
          <w:lang w:val="en-US"/>
        </w:rPr>
        <w:t xml:space="preserve">to </w:t>
      </w:r>
      <w:r w:rsidRPr="00A50944">
        <w:rPr>
          <w:rFonts w:ascii="Arial" w:hAnsi="Arial" w:cs="Arial"/>
          <w:lang w:val="en-US"/>
        </w:rPr>
        <w:t xml:space="preserve">download </w:t>
      </w:r>
      <w:r w:rsidR="00206AE1" w:rsidRPr="00A50944">
        <w:rPr>
          <w:rFonts w:ascii="Arial" w:hAnsi="Arial" w:cs="Arial"/>
          <w:lang w:val="en-US"/>
        </w:rPr>
        <w:t xml:space="preserve">the </w:t>
      </w:r>
      <w:r w:rsidRPr="00A50944">
        <w:rPr>
          <w:rFonts w:ascii="Arial" w:hAnsi="Arial" w:cs="Arial"/>
          <w:lang w:val="en-US"/>
        </w:rPr>
        <w:t>following software.</w:t>
      </w:r>
    </w:p>
    <w:p w:rsidR="00484AFC" w:rsidRDefault="00484AFC">
      <w:pPr>
        <w:pStyle w:val="Sinespaciado"/>
        <w:rPr>
          <w:lang w:val="en-US"/>
        </w:rPr>
      </w:pPr>
    </w:p>
    <w:p w:rsidR="00484AFC" w:rsidRPr="00A50944" w:rsidRDefault="00146D69">
      <w:pPr>
        <w:pStyle w:val="Sinespaciado"/>
        <w:numPr>
          <w:ilvl w:val="0"/>
          <w:numId w:val="11"/>
        </w:numPr>
        <w:rPr>
          <w:rFonts w:eastAsia="Times New Roman" w:cs="Arial"/>
          <w:lang w:val="en-US" w:bidi="ar-SA"/>
        </w:rPr>
      </w:pPr>
      <w:r w:rsidRPr="00A50944">
        <w:rPr>
          <w:rFonts w:eastAsia="Times New Roman" w:cs="Arial"/>
          <w:lang w:val="en-US" w:bidi="ar-SA"/>
        </w:rPr>
        <w:t xml:space="preserve">Apache </w:t>
      </w:r>
      <w:proofErr w:type="spellStart"/>
      <w:r w:rsidRPr="00A50944">
        <w:rPr>
          <w:rFonts w:eastAsia="Times New Roman" w:cs="Arial"/>
          <w:lang w:val="en-US" w:bidi="ar-SA"/>
        </w:rPr>
        <w:t>Archiva</w:t>
      </w:r>
      <w:proofErr w:type="spellEnd"/>
      <w:r w:rsidRPr="00A50944">
        <w:rPr>
          <w:rFonts w:eastAsia="Times New Roman" w:cs="Arial"/>
          <w:lang w:val="en-US" w:bidi="ar-SA"/>
        </w:rPr>
        <w:t xml:space="preserve"> (http://archiva.apache.org/)</w:t>
      </w:r>
    </w:p>
    <w:p w:rsidR="00484AFC" w:rsidRPr="00A50944" w:rsidRDefault="00146D69">
      <w:pPr>
        <w:pStyle w:val="Sinespaciado"/>
        <w:numPr>
          <w:ilvl w:val="0"/>
          <w:numId w:val="11"/>
        </w:numPr>
        <w:rPr>
          <w:rFonts w:eastAsia="Times New Roman" w:cs="Arial"/>
          <w:lang w:val="en-US" w:bidi="ar-SA"/>
        </w:rPr>
      </w:pPr>
      <w:r w:rsidRPr="00A50944">
        <w:rPr>
          <w:rFonts w:eastAsia="Times New Roman" w:cs="Arial"/>
          <w:lang w:val="en-US" w:bidi="ar-SA"/>
        </w:rPr>
        <w:t>Jenkins (http://jenkins-ci.org/)</w:t>
      </w:r>
    </w:p>
    <w:p w:rsidR="00484AFC" w:rsidRPr="00A54FCD" w:rsidRDefault="00146D69">
      <w:pPr>
        <w:pStyle w:val="Sinespaciado"/>
        <w:numPr>
          <w:ilvl w:val="0"/>
          <w:numId w:val="11"/>
        </w:numPr>
        <w:rPr>
          <w:rFonts w:eastAsia="Times New Roman" w:cs="Arial"/>
          <w:lang w:bidi="ar-SA"/>
        </w:rPr>
      </w:pPr>
      <w:r w:rsidRPr="00A54FCD">
        <w:rPr>
          <w:rFonts w:eastAsia="Times New Roman" w:cs="Arial"/>
          <w:lang w:bidi="ar-SA"/>
        </w:rPr>
        <w:t>Sonar (http://www.sonarsource.org/)</w:t>
      </w:r>
    </w:p>
    <w:p w:rsidR="00F23A9A" w:rsidRPr="00A54FCD" w:rsidRDefault="00F23A9A" w:rsidP="00F23A9A">
      <w:pPr>
        <w:pStyle w:val="Sinespaciado"/>
        <w:ind w:left="1440"/>
        <w:rPr>
          <w:rFonts w:eastAsia="Times New Roman" w:cs="Arial"/>
          <w:lang w:bidi="ar-SA"/>
        </w:rPr>
      </w:pPr>
    </w:p>
    <w:p w:rsidR="00FC40A6" w:rsidRPr="00A50944" w:rsidRDefault="001070DD">
      <w:pPr>
        <w:pStyle w:val="Sinespaciado"/>
        <w:rPr>
          <w:rFonts w:eastAsia="Times New Roman" w:cs="Arial"/>
          <w:lang w:val="en-US" w:bidi="ar-SA"/>
        </w:rPr>
      </w:pPr>
      <w:r w:rsidRPr="00A50944">
        <w:rPr>
          <w:rFonts w:eastAsia="Times New Roman" w:cs="Arial"/>
          <w:lang w:val="en-US" w:bidi="ar-SA"/>
        </w:rPr>
        <w:t xml:space="preserve">Continuous Integration Environment for jWebSocket is composed for three primary </w:t>
      </w:r>
      <w:proofErr w:type="spellStart"/>
      <w:r w:rsidRPr="00A50944">
        <w:rPr>
          <w:rFonts w:eastAsia="Times New Roman" w:cs="Arial"/>
          <w:lang w:val="en-US" w:bidi="ar-SA"/>
        </w:rPr>
        <w:t>softwares</w:t>
      </w:r>
      <w:proofErr w:type="spellEnd"/>
      <w:r w:rsidRPr="00A50944">
        <w:rPr>
          <w:rFonts w:eastAsia="Times New Roman" w:cs="Arial"/>
          <w:lang w:val="en-US" w:bidi="ar-SA"/>
        </w:rPr>
        <w:t xml:space="preserve">. </w:t>
      </w:r>
    </w:p>
    <w:p w:rsidR="00FC40A6" w:rsidRPr="00A50944" w:rsidRDefault="00FC40A6">
      <w:pPr>
        <w:pStyle w:val="Sinespaciado"/>
        <w:rPr>
          <w:rFonts w:eastAsia="Times New Roman" w:cs="Arial"/>
          <w:lang w:val="en-US" w:bidi="ar-SA"/>
        </w:rPr>
      </w:pPr>
    </w:p>
    <w:p w:rsidR="001070DD" w:rsidRPr="00A50944" w:rsidRDefault="00FC40A6">
      <w:pPr>
        <w:pStyle w:val="Sinespaciado"/>
        <w:rPr>
          <w:rFonts w:eastAsia="Times New Roman" w:cs="Arial"/>
          <w:lang w:val="en-US" w:bidi="ar-SA"/>
        </w:rPr>
      </w:pPr>
      <w:r w:rsidRPr="00A50944">
        <w:rPr>
          <w:rFonts w:eastAsia="Times New Roman" w:cs="Arial"/>
          <w:lang w:val="en-US" w:bidi="ar-SA"/>
        </w:rPr>
        <w:t xml:space="preserve">Apache </w:t>
      </w:r>
      <w:proofErr w:type="spellStart"/>
      <w:r w:rsidRPr="00A50944">
        <w:rPr>
          <w:rFonts w:eastAsia="Times New Roman" w:cs="Arial"/>
          <w:lang w:val="en-US" w:bidi="ar-SA"/>
        </w:rPr>
        <w:t>ArchivaTM</w:t>
      </w:r>
      <w:proofErr w:type="spellEnd"/>
      <w:r w:rsidRPr="00A50944">
        <w:rPr>
          <w:rFonts w:eastAsia="Times New Roman" w:cs="Arial"/>
          <w:lang w:val="en-US" w:bidi="ar-SA"/>
        </w:rPr>
        <w:t xml:space="preserve"> is </w:t>
      </w:r>
      <w:r w:rsidR="00B61B91" w:rsidRPr="00A50944">
        <w:rPr>
          <w:rFonts w:eastAsia="Times New Roman" w:cs="Arial"/>
          <w:lang w:val="en-US" w:bidi="ar-SA"/>
        </w:rPr>
        <w:t>extensible</w:t>
      </w:r>
      <w:r w:rsidRPr="00A50944">
        <w:rPr>
          <w:rFonts w:eastAsia="Times New Roman" w:cs="Arial"/>
          <w:lang w:val="en-US" w:bidi="ar-SA"/>
        </w:rPr>
        <w:t xml:space="preserve"> repository management software that helps taking care of your own personal or enterprise-wide build artifact repository. It is the perfect companion for build tools such as Maven, Continuum, and ANT.</w:t>
      </w:r>
      <w:sdt>
        <w:sdtPr>
          <w:rPr>
            <w:rFonts w:eastAsia="Times New Roman" w:cs="Arial"/>
            <w:lang w:val="en-US" w:bidi="ar-SA"/>
          </w:rPr>
          <w:id w:val="1835951273"/>
          <w:citation/>
        </w:sdtPr>
        <w:sdtEndPr/>
        <w:sdtContent>
          <w:r w:rsidR="003A2B92" w:rsidRPr="00A50944">
            <w:rPr>
              <w:rFonts w:eastAsia="Times New Roman" w:cs="Arial"/>
              <w:lang w:val="en-US" w:bidi="ar-SA"/>
            </w:rPr>
            <w:fldChar w:fldCharType="begin"/>
          </w:r>
          <w:r w:rsidR="003A2B92" w:rsidRPr="00A50944">
            <w:rPr>
              <w:rFonts w:eastAsia="Times New Roman" w:cs="Arial"/>
              <w:lang w:val="en-US" w:bidi="ar-SA"/>
            </w:rPr>
            <w:instrText xml:space="preserve"> CITATION Arc \l 1033 </w:instrText>
          </w:r>
          <w:r w:rsidR="003A2B92" w:rsidRPr="00A50944">
            <w:rPr>
              <w:rFonts w:eastAsia="Times New Roman" w:cs="Arial"/>
              <w:lang w:val="en-US" w:bidi="ar-SA"/>
            </w:rPr>
            <w:fldChar w:fldCharType="separate"/>
          </w:r>
          <w:r w:rsidR="003A2B92" w:rsidRPr="00A50944">
            <w:rPr>
              <w:rFonts w:eastAsia="Times New Roman" w:cs="Arial"/>
              <w:lang w:val="en-US" w:bidi="ar-SA"/>
            </w:rPr>
            <w:t xml:space="preserve"> (Archiva)</w:t>
          </w:r>
          <w:r w:rsidR="003A2B92" w:rsidRPr="00A50944">
            <w:rPr>
              <w:rFonts w:eastAsia="Times New Roman" w:cs="Arial"/>
              <w:lang w:val="en-US" w:bidi="ar-SA"/>
            </w:rPr>
            <w:fldChar w:fldCharType="end"/>
          </w:r>
        </w:sdtContent>
      </w:sdt>
    </w:p>
    <w:p w:rsidR="00B61B91" w:rsidRPr="00A50944" w:rsidRDefault="00B61B91">
      <w:pPr>
        <w:pStyle w:val="Sinespaciado"/>
        <w:rPr>
          <w:rFonts w:eastAsia="Times New Roman" w:cs="Arial"/>
          <w:lang w:val="en-US" w:bidi="ar-SA"/>
        </w:rPr>
      </w:pPr>
    </w:p>
    <w:p w:rsidR="00B61B91" w:rsidRPr="00A50944" w:rsidRDefault="00B61B91">
      <w:pPr>
        <w:pStyle w:val="Sinespaciado"/>
        <w:rPr>
          <w:ins w:id="3" w:author="aschulze" w:date="2012-06-05T17:26:00Z"/>
          <w:rFonts w:eastAsia="Times New Roman" w:cs="Arial"/>
          <w:lang w:val="en-US" w:bidi="ar-SA"/>
        </w:rPr>
      </w:pPr>
      <w:r w:rsidRPr="00A50944">
        <w:rPr>
          <w:rFonts w:eastAsia="Times New Roman" w:cs="Arial"/>
          <w:lang w:val="en-US" w:bidi="ar-SA"/>
        </w:rPr>
        <w:t>Jenkins, originally called Hudson, is an open source Continuous Integration tool written in Java. Boasting a dominant market share, Jenkins is used by teams of all sizes, for projects in a wide variety of languages and technologies, including .NET, Ruby, Groovy, Grails, PHP and more, as well as Java.</w:t>
      </w:r>
      <w:customXmlInsRangeStart w:id="4" w:author="carlos" w:date="2012-06-11T19:26:00Z"/>
      <w:sdt>
        <w:sdtPr>
          <w:rPr>
            <w:rFonts w:eastAsia="Times New Roman" w:cs="Arial"/>
            <w:lang w:val="en-US" w:bidi="ar-SA"/>
          </w:rPr>
          <w:id w:val="852305133"/>
          <w:citation/>
        </w:sdtPr>
        <w:sdtEndPr/>
        <w:sdtContent>
          <w:customXmlInsRangeEnd w:id="4"/>
          <w:r w:rsidR="003A2B92" w:rsidRPr="00A50944">
            <w:rPr>
              <w:rFonts w:eastAsia="Times New Roman" w:cs="Arial"/>
              <w:lang w:val="en-US" w:bidi="ar-SA"/>
            </w:rPr>
            <w:fldChar w:fldCharType="begin"/>
          </w:r>
          <w:r w:rsidR="003A2B92" w:rsidRPr="00A50944">
            <w:rPr>
              <w:rFonts w:eastAsia="Times New Roman" w:cs="Arial"/>
              <w:lang w:val="en-US" w:bidi="ar-SA"/>
            </w:rPr>
            <w:instrText xml:space="preserve"> CITATION Joh11 \l 1033 </w:instrText>
          </w:r>
          <w:r w:rsidR="003A2B92" w:rsidRPr="00A50944">
            <w:rPr>
              <w:rFonts w:eastAsia="Times New Roman" w:cs="Arial"/>
              <w:lang w:val="en-US" w:bidi="ar-SA"/>
            </w:rPr>
            <w:fldChar w:fldCharType="separate"/>
          </w:r>
          <w:ins w:id="5" w:author="carlos" w:date="2012-06-11T19:26:00Z">
            <w:r w:rsidR="003A2B92" w:rsidRPr="00A50944">
              <w:rPr>
                <w:rFonts w:eastAsia="Times New Roman" w:cs="Arial"/>
                <w:lang w:val="en-US" w:bidi="ar-SA"/>
              </w:rPr>
              <w:t xml:space="preserve"> </w:t>
            </w:r>
          </w:ins>
          <w:r w:rsidR="003A2B92" w:rsidRPr="00A50944">
            <w:rPr>
              <w:rFonts w:eastAsia="Times New Roman" w:cs="Arial"/>
              <w:lang w:val="en-US" w:bidi="ar-SA"/>
            </w:rPr>
            <w:t>(Smart, 2011)</w:t>
          </w:r>
          <w:ins w:id="6" w:author="carlos" w:date="2012-06-11T19:26:00Z">
            <w:r w:rsidR="003A2B92" w:rsidRPr="00A50944">
              <w:rPr>
                <w:rFonts w:eastAsia="Times New Roman" w:cs="Arial"/>
                <w:lang w:val="en-US" w:bidi="ar-SA"/>
              </w:rPr>
              <w:fldChar w:fldCharType="end"/>
            </w:r>
          </w:ins>
          <w:customXmlInsRangeStart w:id="7" w:author="carlos" w:date="2012-06-11T19:26:00Z"/>
        </w:sdtContent>
      </w:sdt>
      <w:customXmlInsRangeEnd w:id="7"/>
    </w:p>
    <w:p w:rsidR="001070DD" w:rsidRPr="00A50944" w:rsidRDefault="001070DD">
      <w:pPr>
        <w:pStyle w:val="Sinespaciado"/>
        <w:rPr>
          <w:rFonts w:eastAsia="Times New Roman" w:cs="Arial"/>
          <w:lang w:val="en-US" w:bidi="ar-SA"/>
        </w:rPr>
      </w:pPr>
    </w:p>
    <w:p w:rsidR="003A2B92" w:rsidRPr="00A50944" w:rsidRDefault="003A2B92">
      <w:pPr>
        <w:pStyle w:val="Sinespaciado"/>
        <w:rPr>
          <w:rFonts w:eastAsia="Times New Roman" w:cs="Arial"/>
          <w:lang w:val="en-US" w:bidi="ar-SA"/>
        </w:rPr>
      </w:pPr>
      <w:r w:rsidRPr="00A50944">
        <w:rPr>
          <w:rFonts w:eastAsia="Times New Roman" w:cs="Arial"/>
          <w:lang w:val="en-US" w:bidi="ar-SA"/>
        </w:rPr>
        <w:t>Sonar is an open platform to manage code quality. As such, it covers the 7 aspects of code quality:</w:t>
      </w:r>
      <w:sdt>
        <w:sdtPr>
          <w:rPr>
            <w:rFonts w:eastAsia="Times New Roman" w:cs="Arial"/>
            <w:lang w:val="en-US" w:bidi="ar-SA"/>
          </w:rPr>
          <w:id w:val="1808654965"/>
          <w:citation/>
        </w:sdtPr>
        <w:sdtEndPr/>
        <w:sdtContent>
          <w:r w:rsidR="00C41611" w:rsidRPr="00A50944">
            <w:rPr>
              <w:rFonts w:eastAsia="Times New Roman" w:cs="Arial"/>
              <w:lang w:val="en-US" w:bidi="ar-SA"/>
            </w:rPr>
            <w:fldChar w:fldCharType="begin"/>
          </w:r>
          <w:r w:rsidR="00C41611" w:rsidRPr="00A50944">
            <w:rPr>
              <w:rFonts w:eastAsia="Times New Roman" w:cs="Arial"/>
              <w:lang w:val="en-US" w:bidi="ar-SA"/>
            </w:rPr>
            <w:instrText xml:space="preserve"> CITATION Son \l 1033 </w:instrText>
          </w:r>
          <w:r w:rsidR="00C41611" w:rsidRPr="00A50944">
            <w:rPr>
              <w:rFonts w:eastAsia="Times New Roman" w:cs="Arial"/>
              <w:lang w:val="en-US" w:bidi="ar-SA"/>
            </w:rPr>
            <w:fldChar w:fldCharType="separate"/>
          </w:r>
          <w:r w:rsidR="00C41611" w:rsidRPr="00A50944">
            <w:rPr>
              <w:rFonts w:eastAsia="Times New Roman" w:cs="Arial"/>
              <w:lang w:val="en-US" w:bidi="ar-SA"/>
            </w:rPr>
            <w:t xml:space="preserve"> (Sonar)</w:t>
          </w:r>
          <w:r w:rsidR="00C41611" w:rsidRPr="00A50944">
            <w:rPr>
              <w:rFonts w:eastAsia="Times New Roman" w:cs="Arial"/>
              <w:lang w:val="en-US" w:bidi="ar-SA"/>
            </w:rPr>
            <w:fldChar w:fldCharType="end"/>
          </w:r>
        </w:sdtContent>
      </w:sdt>
    </w:p>
    <w:p w:rsidR="00FF14E5" w:rsidRPr="00A50944" w:rsidRDefault="00FF14E5">
      <w:pPr>
        <w:pStyle w:val="Sinespaciado"/>
        <w:rPr>
          <w:rFonts w:eastAsia="Times New Roman" w:cs="Arial"/>
          <w:lang w:val="en-US" w:bidi="ar-SA"/>
        </w:rPr>
      </w:pP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Architecture and Design</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Duplications</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Unit Tests</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Complexity</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lastRenderedPageBreak/>
        <w:t>Potential bugs</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Coding rules</w:t>
      </w:r>
    </w:p>
    <w:p w:rsidR="003A2B92" w:rsidRPr="00A50944" w:rsidRDefault="003A2B92" w:rsidP="003A2B92">
      <w:pPr>
        <w:pStyle w:val="Sinespaciado"/>
        <w:numPr>
          <w:ilvl w:val="0"/>
          <w:numId w:val="14"/>
        </w:numPr>
        <w:rPr>
          <w:rFonts w:eastAsia="Times New Roman" w:cs="Arial"/>
          <w:lang w:val="en-US" w:bidi="ar-SA"/>
        </w:rPr>
      </w:pPr>
      <w:r w:rsidRPr="00A50944">
        <w:rPr>
          <w:rFonts w:eastAsia="Times New Roman" w:cs="Arial"/>
          <w:lang w:val="en-US" w:bidi="ar-SA"/>
        </w:rPr>
        <w:t>Comments</w:t>
      </w:r>
    </w:p>
    <w:p w:rsidR="00285805" w:rsidRPr="007F4461" w:rsidRDefault="00285805">
      <w:pPr>
        <w:pStyle w:val="Sinespaciado"/>
        <w:rPr>
          <w:lang w:val="en-US"/>
        </w:rPr>
      </w:pPr>
    </w:p>
    <w:p w:rsidR="00484AFC" w:rsidRDefault="00146D69">
      <w:pPr>
        <w:pStyle w:val="Ttulo"/>
        <w:rPr>
          <w:lang w:val="en-US"/>
        </w:rPr>
      </w:pPr>
      <w:r>
        <w:rPr>
          <w:lang w:val="en-US"/>
        </w:rPr>
        <w:t>Environment installation features.</w:t>
      </w:r>
    </w:p>
    <w:p w:rsidR="00484AFC" w:rsidRDefault="00146D69">
      <w:pPr>
        <w:pStyle w:val="Sinespaciado"/>
        <w:rPr>
          <w:lang w:val="en-US"/>
        </w:rPr>
      </w:pPr>
      <w:r>
        <w:rPr>
          <w:lang w:val="en-US"/>
        </w:rPr>
        <w:t>Before to start the installations you need to have the personal computer with Ubuntu Server 11.10 64 bits with the next software’s installed.</w:t>
      </w:r>
    </w:p>
    <w:p w:rsidR="00484AFC" w:rsidRDefault="00484AFC">
      <w:pPr>
        <w:pStyle w:val="Sinespaciado"/>
        <w:rPr>
          <w:lang w:val="en-US"/>
        </w:rPr>
      </w:pPr>
    </w:p>
    <w:p w:rsidR="00484AFC" w:rsidRDefault="00146D69">
      <w:pPr>
        <w:pStyle w:val="Sinespaciado"/>
        <w:numPr>
          <w:ilvl w:val="0"/>
          <w:numId w:val="12"/>
        </w:numPr>
        <w:rPr>
          <w:lang w:val="en-US"/>
        </w:rPr>
      </w:pPr>
      <w:r>
        <w:rPr>
          <w:lang w:val="en-US"/>
        </w:rPr>
        <w:t>Apache2 server</w:t>
      </w:r>
      <w:r w:rsidR="00EC0F70">
        <w:rPr>
          <w:lang w:val="en-US"/>
        </w:rPr>
        <w:t>, latest version.</w:t>
      </w:r>
    </w:p>
    <w:p w:rsidR="00484AFC" w:rsidRDefault="00146D69">
      <w:pPr>
        <w:pStyle w:val="Sinespaciado"/>
        <w:numPr>
          <w:ilvl w:val="0"/>
          <w:numId w:val="12"/>
        </w:numPr>
        <w:rPr>
          <w:lang w:val="en-US"/>
        </w:rPr>
      </w:pPr>
      <w:r>
        <w:rPr>
          <w:lang w:val="en-US"/>
        </w:rPr>
        <w:t>MySQL server</w:t>
      </w:r>
      <w:r w:rsidR="00D44C5B">
        <w:rPr>
          <w:lang w:val="en-US"/>
        </w:rPr>
        <w:t>, latest version.</w:t>
      </w:r>
    </w:p>
    <w:p w:rsidR="00484AFC" w:rsidRDefault="00146D69" w:rsidP="00EC0F70">
      <w:pPr>
        <w:pStyle w:val="Sinespaciado"/>
        <w:numPr>
          <w:ilvl w:val="0"/>
          <w:numId w:val="12"/>
        </w:numPr>
        <w:rPr>
          <w:lang w:val="en-US"/>
        </w:rPr>
      </w:pPr>
      <w:r>
        <w:rPr>
          <w:lang w:val="en-US"/>
        </w:rPr>
        <w:t>Apache Tomcat6 server</w:t>
      </w:r>
      <w:r w:rsidR="00EC0F70">
        <w:rPr>
          <w:lang w:val="en-US"/>
        </w:rPr>
        <w:t xml:space="preserve">, </w:t>
      </w:r>
      <w:r w:rsidR="00EC0F70" w:rsidRPr="00EC0F70">
        <w:rPr>
          <w:lang w:val="en-US"/>
        </w:rPr>
        <w:t>or higher</w:t>
      </w:r>
      <w:r w:rsidR="00EC0F70">
        <w:rPr>
          <w:lang w:val="en-US"/>
        </w:rPr>
        <w:t>.</w:t>
      </w:r>
    </w:p>
    <w:p w:rsidR="00484AFC" w:rsidRDefault="00EC0F70">
      <w:pPr>
        <w:pStyle w:val="Sinespaciado"/>
        <w:numPr>
          <w:ilvl w:val="0"/>
          <w:numId w:val="12"/>
        </w:numPr>
        <w:rPr>
          <w:lang w:val="en-US"/>
        </w:rPr>
      </w:pPr>
      <w:r>
        <w:rPr>
          <w:lang w:val="en-US"/>
        </w:rPr>
        <w:t>Java</w:t>
      </w:r>
      <w:r w:rsidR="00146D69">
        <w:rPr>
          <w:lang w:val="en-US"/>
        </w:rPr>
        <w:t xml:space="preserve"> </w:t>
      </w:r>
      <w:r>
        <w:rPr>
          <w:lang w:val="en-US"/>
        </w:rPr>
        <w:t>6 or higher.</w:t>
      </w:r>
    </w:p>
    <w:p w:rsidR="00484AFC" w:rsidRDefault="00484AFC">
      <w:pPr>
        <w:pStyle w:val="Sinespaciado"/>
        <w:rPr>
          <w:lang w:val="en-US"/>
        </w:rPr>
      </w:pPr>
    </w:p>
    <w:p w:rsidR="00484AFC" w:rsidRDefault="00146D69">
      <w:pPr>
        <w:pStyle w:val="Ttulo"/>
        <w:rPr>
          <w:lang w:val="en-US"/>
        </w:rPr>
      </w:pPr>
      <w:r>
        <w:rPr>
          <w:lang w:val="en-US"/>
        </w:rPr>
        <w:t>Installation process</w:t>
      </w:r>
    </w:p>
    <w:p w:rsidR="00484AFC" w:rsidRDefault="00146D69">
      <w:pPr>
        <w:pStyle w:val="Ttulo2"/>
        <w:rPr>
          <w:lang w:val="en-US"/>
        </w:rPr>
      </w:pPr>
      <w:r>
        <w:rPr>
          <w:lang w:val="en-US"/>
        </w:rPr>
        <w:t>Installing Subversion</w:t>
      </w:r>
    </w:p>
    <w:p w:rsidR="00484AFC" w:rsidRDefault="00484AFC">
      <w:pPr>
        <w:rPr>
          <w:lang w:val="en-US"/>
        </w:rPr>
      </w:pPr>
    </w:p>
    <w:p w:rsidR="00C262A2" w:rsidRDefault="00C262A2">
      <w:pPr>
        <w:pStyle w:val="Sinespaciado"/>
        <w:rPr>
          <w:lang w:val="en-US"/>
        </w:rPr>
      </w:pPr>
      <w:r w:rsidRPr="00C262A2">
        <w:rPr>
          <w:lang w:val="en-US"/>
        </w:rPr>
        <w:t xml:space="preserve">Apache Subversion (often abbreviated SVN, after the command name </w:t>
      </w:r>
      <w:proofErr w:type="spellStart"/>
      <w:r w:rsidRPr="00C262A2">
        <w:rPr>
          <w:lang w:val="en-US"/>
        </w:rPr>
        <w:t>svn</w:t>
      </w:r>
      <w:proofErr w:type="spellEnd"/>
      <w:r w:rsidRPr="00C262A2">
        <w:rPr>
          <w:lang w:val="en-US"/>
        </w:rPr>
        <w:t>) is a software versioning and revision control system distributed under an open source license. Developers use Subversion to maintain current and historical versions of files such as source code, web pages, and documentation. Its goal is to be a mostly-compatible successor to the widely used Concurrent Versions System (CVS)</w:t>
      </w:r>
      <w:r>
        <w:rPr>
          <w:lang w:val="en-US"/>
        </w:rPr>
        <w:t>.</w:t>
      </w:r>
      <w:sdt>
        <w:sdtPr>
          <w:rPr>
            <w:lang w:val="en-US"/>
          </w:rPr>
          <w:id w:val="-1002663767"/>
          <w:citation/>
        </w:sdtPr>
        <w:sdtEndPr/>
        <w:sdtContent>
          <w:r>
            <w:rPr>
              <w:lang w:val="en-US"/>
            </w:rPr>
            <w:fldChar w:fldCharType="begin"/>
          </w:r>
          <w:r>
            <w:rPr>
              <w:lang w:val="en-US"/>
            </w:rPr>
            <w:instrText xml:space="preserve"> CITATION Wik \l 1033 </w:instrText>
          </w:r>
          <w:r>
            <w:rPr>
              <w:lang w:val="en-US"/>
            </w:rPr>
            <w:fldChar w:fldCharType="separate"/>
          </w:r>
          <w:r>
            <w:rPr>
              <w:noProof/>
              <w:lang w:val="en-US"/>
            </w:rPr>
            <w:t xml:space="preserve"> </w:t>
          </w:r>
          <w:r w:rsidRPr="00C262A2">
            <w:rPr>
              <w:noProof/>
              <w:lang w:val="en-US"/>
            </w:rPr>
            <w:t>(Wikipedia)</w:t>
          </w:r>
          <w:r>
            <w:rPr>
              <w:lang w:val="en-US"/>
            </w:rPr>
            <w:fldChar w:fldCharType="end"/>
          </w:r>
        </w:sdtContent>
      </w:sdt>
    </w:p>
    <w:p w:rsidR="00C262A2" w:rsidRDefault="00C262A2">
      <w:pPr>
        <w:pStyle w:val="Sinespaciado"/>
        <w:rPr>
          <w:lang w:val="en-US"/>
        </w:rPr>
      </w:pPr>
    </w:p>
    <w:p w:rsidR="00CA442C" w:rsidRDefault="00146D69">
      <w:pPr>
        <w:pStyle w:val="Sinespaciado"/>
        <w:rPr>
          <w:lang w:val="en-US"/>
        </w:rPr>
      </w:pPr>
      <w:r>
        <w:rPr>
          <w:lang w:val="en-US"/>
        </w:rPr>
        <w:t>Next you can see how to install Subversion server with your apache library and tools package, to do it is necessary execute this line at the console.</w:t>
      </w:r>
    </w:p>
    <w:p w:rsidR="00484AFC" w:rsidRDefault="00484AFC">
      <w:pPr>
        <w:pStyle w:val="Sinespaciado"/>
        <w:rPr>
          <w:lang w:val="en-US"/>
        </w:rPr>
      </w:pPr>
    </w:p>
    <w:p w:rsidR="00484AFC" w:rsidRPr="007715B6" w:rsidRDefault="00146D69">
      <w:pPr>
        <w:rPr>
          <w:lang w:val="en-US"/>
        </w:rPr>
      </w:pPr>
      <w:proofErr w:type="gramStart"/>
      <w:r>
        <w:rPr>
          <w:rStyle w:val="nfasis"/>
          <w:lang w:val="en-US"/>
        </w:rPr>
        <w:t>sudo</w:t>
      </w:r>
      <w:proofErr w:type="gramEnd"/>
      <w:r>
        <w:rPr>
          <w:rStyle w:val="nfasis"/>
          <w:lang w:val="en-US"/>
        </w:rPr>
        <w:t xml:space="preserve"> apt-get install subversion libapache2-svn subversion-tools apache2-mpm-prefork</w:t>
      </w:r>
    </w:p>
    <w:p w:rsidR="00235D58" w:rsidRDefault="00235D58" w:rsidP="00235D58">
      <w:pPr>
        <w:pStyle w:val="Sinespaciado"/>
        <w:rPr>
          <w:ins w:id="8" w:author="aschulze" w:date="2012-06-05T17:43:00Z"/>
          <w:lang w:val="en-US"/>
        </w:rPr>
      </w:pPr>
    </w:p>
    <w:p w:rsidR="00235D58" w:rsidRDefault="00235D58" w:rsidP="00235D58">
      <w:pPr>
        <w:pStyle w:val="Sinespaciado"/>
        <w:rPr>
          <w:ins w:id="9" w:author="aschulze" w:date="2012-06-05T17:43:00Z"/>
          <w:lang w:val="en-US"/>
        </w:rPr>
      </w:pPr>
      <w:commentRangeStart w:id="10"/>
      <w:ins w:id="11" w:author="aschulze" w:date="2012-06-05T17:43:00Z">
        <w:r>
          <w:rPr>
            <w:lang w:val="en-US"/>
          </w:rPr>
          <w:t xml:space="preserve">Please give the reader some hints how a successful installation looks like. </w:t>
        </w:r>
      </w:ins>
      <w:ins w:id="12" w:author="aschulze" w:date="2012-06-05T17:44:00Z">
        <w:r>
          <w:rPr>
            <w:lang w:val="en-US"/>
          </w:rPr>
          <w:t>What errors can appear? Can you provide a screenshot please</w:t>
        </w:r>
        <w:r w:rsidR="0002726F">
          <w:rPr>
            <w:lang w:val="en-US"/>
          </w:rPr>
          <w:t>?</w:t>
        </w:r>
      </w:ins>
      <w:commentRangeEnd w:id="10"/>
      <w:r w:rsidR="007715B6">
        <w:rPr>
          <w:rStyle w:val="Refdecomentario"/>
        </w:rPr>
        <w:commentReference w:id="10"/>
      </w:r>
    </w:p>
    <w:p w:rsidR="00B20DF1" w:rsidRPr="00B20DF1" w:rsidRDefault="00146D69" w:rsidP="00B20DF1">
      <w:pPr>
        <w:pStyle w:val="Ttulo2"/>
        <w:rPr>
          <w:lang w:val="en-US"/>
        </w:rPr>
      </w:pPr>
      <w:r w:rsidRPr="00B20DF1">
        <w:rPr>
          <w:lang w:val="en-US"/>
        </w:rPr>
        <w:t xml:space="preserve">Installing Apache </w:t>
      </w:r>
      <w:proofErr w:type="spellStart"/>
      <w:r w:rsidRPr="00B20DF1">
        <w:rPr>
          <w:lang w:val="en-US"/>
        </w:rPr>
        <w:t>Archiva</w:t>
      </w:r>
      <w:proofErr w:type="spellEnd"/>
    </w:p>
    <w:p w:rsidR="00484AFC" w:rsidRDefault="00484AFC">
      <w:pPr>
        <w:pStyle w:val="Sinespaciado"/>
        <w:rPr>
          <w:ins w:id="13" w:author="aschulze" w:date="2012-06-05T17:45:00Z"/>
          <w:b/>
          <w:lang w:val="en-US"/>
        </w:rPr>
      </w:pPr>
    </w:p>
    <w:p w:rsidR="00B20DF1" w:rsidRPr="00970127" w:rsidRDefault="00B20DF1">
      <w:pPr>
        <w:pStyle w:val="Sinespaciado"/>
        <w:rPr>
          <w:ins w:id="14" w:author="aschulze" w:date="2012-06-05T17:45:00Z"/>
          <w:lang w:val="en-US"/>
        </w:rPr>
      </w:pPr>
      <w:commentRangeStart w:id="15"/>
      <w:ins w:id="16" w:author="aschulze" w:date="2012-06-05T17:45:00Z">
        <w:r w:rsidRPr="00970127">
          <w:rPr>
            <w:lang w:val="en-US"/>
          </w:rPr>
          <w:t>The reader will ask “What is ‘</w:t>
        </w:r>
        <w:proofErr w:type="spellStart"/>
        <w:r w:rsidRPr="00970127">
          <w:rPr>
            <w:lang w:val="en-US"/>
          </w:rPr>
          <w:t>Archiva</w:t>
        </w:r>
        <w:proofErr w:type="spellEnd"/>
        <w:r w:rsidRPr="00970127">
          <w:rPr>
            <w:lang w:val="en-US"/>
          </w:rPr>
          <w:t>’?”, so please give a sentence here.</w:t>
        </w:r>
      </w:ins>
      <w:commentRangeEnd w:id="15"/>
      <w:r w:rsidR="00530655">
        <w:rPr>
          <w:rStyle w:val="Refdecomentario"/>
        </w:rPr>
        <w:commentReference w:id="15"/>
      </w:r>
    </w:p>
    <w:p w:rsidR="00B20DF1" w:rsidRDefault="00B20DF1">
      <w:pPr>
        <w:pStyle w:val="Sinespaciado"/>
        <w:rPr>
          <w:b/>
          <w:lang w:val="en-US"/>
        </w:rPr>
      </w:pPr>
    </w:p>
    <w:p w:rsidR="00484AFC" w:rsidRDefault="00146D69">
      <w:pPr>
        <w:pStyle w:val="Sinespaciado"/>
        <w:rPr>
          <w:b/>
          <w:lang w:val="en-US"/>
        </w:rPr>
      </w:pPr>
      <w:proofErr w:type="gramStart"/>
      <w:r>
        <w:rPr>
          <w:b/>
          <w:lang w:val="en-US"/>
        </w:rPr>
        <w:t>Creating the ARCHIVA_HOME folder.</w:t>
      </w:r>
      <w:proofErr w:type="gramEnd"/>
    </w:p>
    <w:p w:rsidR="00484AFC" w:rsidRDefault="00484AFC">
      <w:pPr>
        <w:pStyle w:val="Sinespaciado"/>
        <w:rPr>
          <w:lang w:val="en-US"/>
        </w:rPr>
      </w:pPr>
    </w:p>
    <w:p w:rsidR="00484AFC" w:rsidRDefault="00146D69">
      <w:pPr>
        <w:pStyle w:val="Sinespaciado"/>
        <w:rPr>
          <w:lang w:val="en-US"/>
        </w:rPr>
      </w:pPr>
      <w:r>
        <w:rPr>
          <w:lang w:val="en-US"/>
        </w:rPr>
        <w:t xml:space="preserve">To install Apache </w:t>
      </w:r>
      <w:proofErr w:type="spellStart"/>
      <w:r>
        <w:rPr>
          <w:lang w:val="en-US"/>
        </w:rPr>
        <w:t>Archiva</w:t>
      </w:r>
      <w:proofErr w:type="spellEnd"/>
      <w:r>
        <w:rPr>
          <w:lang w:val="en-US"/>
        </w:rPr>
        <w:t xml:space="preserve"> is necessary</w:t>
      </w:r>
      <w:r w:rsidR="000132B7">
        <w:rPr>
          <w:lang w:val="en-US"/>
        </w:rPr>
        <w:t xml:space="preserve"> to</w:t>
      </w:r>
      <w:r>
        <w:rPr>
          <w:lang w:val="en-US"/>
        </w:rPr>
        <w:t xml:space="preserve"> create the ARCHIVA_HOME folder; there </w:t>
      </w:r>
      <w:r w:rsidR="0046693B">
        <w:rPr>
          <w:lang w:val="en-US"/>
        </w:rPr>
        <w:t xml:space="preserve">you will locate </w:t>
      </w:r>
      <w:r>
        <w:rPr>
          <w:lang w:val="en-US"/>
        </w:rPr>
        <w:t xml:space="preserve">all </w:t>
      </w:r>
      <w:proofErr w:type="spellStart"/>
      <w:r>
        <w:rPr>
          <w:lang w:val="en-US"/>
        </w:rPr>
        <w:t>Archiva</w:t>
      </w:r>
      <w:proofErr w:type="spellEnd"/>
      <w:r>
        <w:rPr>
          <w:lang w:val="en-US"/>
        </w:rPr>
        <w:t xml:space="preserve"> </w:t>
      </w:r>
      <w:r w:rsidR="0046693B">
        <w:rPr>
          <w:lang w:val="en-US"/>
        </w:rPr>
        <w:t>installation files</w:t>
      </w:r>
      <w:r>
        <w:rPr>
          <w:lang w:val="en-US"/>
        </w:rPr>
        <w:t>. This folder will be created at our home folder</w:t>
      </w:r>
      <w:r w:rsidR="0046693B">
        <w:rPr>
          <w:lang w:val="en-US"/>
        </w:rPr>
        <w:t>.</w:t>
      </w:r>
    </w:p>
    <w:p w:rsidR="00484AFC" w:rsidRDefault="00484AFC">
      <w:pPr>
        <w:pStyle w:val="Sinespaciado"/>
        <w:rPr>
          <w:lang w:val="en-US"/>
        </w:rPr>
      </w:pPr>
    </w:p>
    <w:p w:rsidR="00484AFC" w:rsidRPr="00530655" w:rsidRDefault="00146D69">
      <w:pPr>
        <w:rPr>
          <w:lang w:val="en-US"/>
        </w:rPr>
      </w:pPr>
      <w:proofErr w:type="gramStart"/>
      <w:r>
        <w:rPr>
          <w:rStyle w:val="nfasis"/>
          <w:lang w:val="en-US"/>
        </w:rPr>
        <w:t>mkdir</w:t>
      </w:r>
      <w:proofErr w:type="gramEnd"/>
      <w:r>
        <w:rPr>
          <w:rStyle w:val="nfasis"/>
          <w:lang w:val="en-US"/>
        </w:rPr>
        <w:t xml:space="preserve"> /home/user/ARCHIVA_HOME</w:t>
      </w:r>
    </w:p>
    <w:p w:rsidR="00484AFC" w:rsidRDefault="00484AFC">
      <w:pPr>
        <w:rPr>
          <w:lang w:val="en-US"/>
        </w:rPr>
      </w:pPr>
    </w:p>
    <w:p w:rsidR="00484AFC" w:rsidRDefault="00146D69">
      <w:pPr>
        <w:pStyle w:val="Sinespaciado"/>
        <w:rPr>
          <w:lang w:val="en-US"/>
        </w:rPr>
      </w:pPr>
      <w:r>
        <w:rPr>
          <w:lang w:val="en-US"/>
        </w:rPr>
        <w:t xml:space="preserve">The next step is to </w:t>
      </w:r>
      <w:proofErr w:type="spellStart"/>
      <w:r w:rsidR="0098519E">
        <w:rPr>
          <w:lang w:val="en-US"/>
        </w:rPr>
        <w:t>uncompress</w:t>
      </w:r>
      <w:proofErr w:type="spellEnd"/>
      <w:r>
        <w:rPr>
          <w:lang w:val="en-US"/>
        </w:rPr>
        <w:t xml:space="preserve"> the </w:t>
      </w:r>
      <w:r w:rsidR="00E50488">
        <w:rPr>
          <w:lang w:val="en-US"/>
        </w:rPr>
        <w:t xml:space="preserve">latest </w:t>
      </w:r>
      <w:proofErr w:type="spellStart"/>
      <w:proofErr w:type="gramStart"/>
      <w:r>
        <w:rPr>
          <w:lang w:val="en-US"/>
        </w:rPr>
        <w:t>Archiva</w:t>
      </w:r>
      <w:proofErr w:type="spellEnd"/>
      <w:r>
        <w:rPr>
          <w:lang w:val="en-US"/>
        </w:rPr>
        <w:t xml:space="preserve">  version</w:t>
      </w:r>
      <w:proofErr w:type="gramEnd"/>
      <w:r>
        <w:rPr>
          <w:lang w:val="en-US"/>
        </w:rPr>
        <w:t xml:space="preserve"> downloaded in this folder. </w:t>
      </w:r>
    </w:p>
    <w:p w:rsidR="00484AFC" w:rsidRDefault="00484AFC">
      <w:pPr>
        <w:pStyle w:val="Sinespaciado"/>
        <w:rPr>
          <w:lang w:val="en-US"/>
        </w:rPr>
      </w:pPr>
    </w:p>
    <w:p w:rsidR="00484AFC" w:rsidRDefault="00146D69">
      <w:pPr>
        <w:pStyle w:val="Sinespaciado"/>
        <w:rPr>
          <w:lang w:val="en-US"/>
        </w:rPr>
      </w:pPr>
      <w:r>
        <w:rPr>
          <w:lang w:val="en-US"/>
        </w:rPr>
        <w:t xml:space="preserve">Finally we can start to the </w:t>
      </w:r>
      <w:proofErr w:type="spellStart"/>
      <w:r>
        <w:rPr>
          <w:lang w:val="en-US"/>
        </w:rPr>
        <w:t>Archiva</w:t>
      </w:r>
      <w:proofErr w:type="spellEnd"/>
      <w:r>
        <w:rPr>
          <w:lang w:val="en-US"/>
        </w:rPr>
        <w:t xml:space="preserve"> installations</w:t>
      </w:r>
      <w:r w:rsidR="005D2B93">
        <w:rPr>
          <w:lang w:val="en-US"/>
        </w:rPr>
        <w:t>. T</w:t>
      </w:r>
      <w:r>
        <w:rPr>
          <w:lang w:val="en-US"/>
        </w:rPr>
        <w:t xml:space="preserve">o do </w:t>
      </w:r>
      <w:r w:rsidR="005D2B93">
        <w:rPr>
          <w:lang w:val="en-US"/>
        </w:rPr>
        <w:t xml:space="preserve">so </w:t>
      </w:r>
      <w:r>
        <w:rPr>
          <w:lang w:val="en-US"/>
        </w:rPr>
        <w:t xml:space="preserve">we need </w:t>
      </w:r>
      <w:r w:rsidR="00183A68">
        <w:rPr>
          <w:lang w:val="en-US"/>
        </w:rPr>
        <w:t xml:space="preserve">to </w:t>
      </w:r>
      <w:r>
        <w:rPr>
          <w:lang w:val="en-US"/>
        </w:rPr>
        <w:t>open the ARCHIVA_HOME and execute the following line at the console.</w:t>
      </w:r>
    </w:p>
    <w:p w:rsidR="00484AFC" w:rsidRDefault="00484AFC">
      <w:pPr>
        <w:pStyle w:val="Sinespaciado"/>
        <w:rPr>
          <w:lang w:val="en-US"/>
        </w:rPr>
      </w:pPr>
    </w:p>
    <w:p w:rsidR="00484AFC" w:rsidRPr="0098519E" w:rsidRDefault="00146D69">
      <w:pPr>
        <w:rPr>
          <w:lang w:val="en-US"/>
        </w:rPr>
      </w:pPr>
      <w:proofErr w:type="gramStart"/>
      <w:r>
        <w:rPr>
          <w:rStyle w:val="nfasis"/>
          <w:lang w:val="en-US"/>
        </w:rPr>
        <w:t>./</w:t>
      </w:r>
      <w:proofErr w:type="spellStart"/>
      <w:proofErr w:type="gramEnd"/>
      <w:r>
        <w:rPr>
          <w:rStyle w:val="nfasis"/>
          <w:lang w:val="en-US"/>
        </w:rPr>
        <w:t>archiva</w:t>
      </w:r>
      <w:proofErr w:type="spellEnd"/>
      <w:r>
        <w:rPr>
          <w:rStyle w:val="nfasis"/>
          <w:lang w:val="en-US"/>
        </w:rPr>
        <w:t xml:space="preserve"> start</w:t>
      </w:r>
    </w:p>
    <w:p w:rsidR="00183A68" w:rsidRDefault="00183A68">
      <w:pPr>
        <w:pStyle w:val="Sinespaciado"/>
        <w:rPr>
          <w:ins w:id="17" w:author="aschulze" w:date="2012-06-05T18:19:00Z"/>
          <w:lang w:val="en-US"/>
        </w:rPr>
      </w:pPr>
      <w:commentRangeStart w:id="18"/>
      <w:ins w:id="19" w:author="aschulze" w:date="2012-06-05T18:19:00Z">
        <w:r>
          <w:rPr>
            <w:lang w:val="en-US"/>
          </w:rPr>
          <w:t xml:space="preserve">How can I see if all was successful? What kind of errors could appear and what </w:t>
        </w:r>
        <w:r>
          <w:rPr>
            <w:lang w:val="en-US"/>
          </w:rPr>
          <w:lastRenderedPageBreak/>
          <w:t>do to then?</w:t>
        </w:r>
      </w:ins>
      <w:commentRangeEnd w:id="18"/>
      <w:r w:rsidR="00B22CEB">
        <w:rPr>
          <w:rStyle w:val="Refdecomentario"/>
        </w:rPr>
        <w:commentReference w:id="18"/>
      </w:r>
    </w:p>
    <w:p w:rsidR="00183A68" w:rsidRDefault="00183A68">
      <w:pPr>
        <w:pStyle w:val="Sinespaciado"/>
        <w:rPr>
          <w:lang w:val="en-US"/>
        </w:rPr>
      </w:pPr>
    </w:p>
    <w:p w:rsidR="00484AFC" w:rsidRPr="000B0736" w:rsidRDefault="00146D69">
      <w:pPr>
        <w:pStyle w:val="Standard"/>
        <w:tabs>
          <w:tab w:val="left" w:pos="0"/>
        </w:tabs>
        <w:spacing w:before="57" w:after="57" w:line="360" w:lineRule="auto"/>
        <w:ind w:right="57" w:firstLine="57"/>
        <w:jc w:val="both"/>
        <w:rPr>
          <w:lang w:val="en-US"/>
        </w:rPr>
      </w:pPr>
      <w:r>
        <w:rPr>
          <w:rFonts w:ascii="Arial" w:hAnsi="Arial" w:cs="Arial"/>
          <w:b/>
          <w:bCs/>
          <w:color w:val="000000"/>
          <w:sz w:val="28"/>
          <w:szCs w:val="28"/>
          <w:lang w:val="en-US"/>
        </w:rPr>
        <w:t>3.3 Installing maven2</w:t>
      </w:r>
    </w:p>
    <w:p w:rsidR="00B22CEB" w:rsidRDefault="00B22CEB" w:rsidP="00B22CEB">
      <w:pPr>
        <w:pStyle w:val="Sinespaciado"/>
        <w:rPr>
          <w:lang w:val="en-US"/>
        </w:rPr>
      </w:pPr>
      <w:r w:rsidRPr="00B22CEB">
        <w:rPr>
          <w:lang w:val="en-US"/>
        </w:rPr>
        <w:t>Apache Maven is a software project management and comprehension tool. Based on the concept of a project object model (POM), Maven can manage a project's build, reporting and documentation from a central piece of information.</w:t>
      </w:r>
      <w:sdt>
        <w:sdtPr>
          <w:rPr>
            <w:lang w:val="en-US"/>
          </w:rPr>
          <w:id w:val="1500470104"/>
          <w:citation/>
        </w:sdtPr>
        <w:sdtEndPr/>
        <w:sdtContent>
          <w:r>
            <w:rPr>
              <w:lang w:val="en-US"/>
            </w:rPr>
            <w:fldChar w:fldCharType="begin"/>
          </w:r>
          <w:r>
            <w:rPr>
              <w:lang w:val="en-US"/>
            </w:rPr>
            <w:instrText xml:space="preserve"> CITATION Apa \l 1033 </w:instrText>
          </w:r>
          <w:r>
            <w:rPr>
              <w:lang w:val="en-US"/>
            </w:rPr>
            <w:fldChar w:fldCharType="separate"/>
          </w:r>
          <w:r>
            <w:rPr>
              <w:noProof/>
              <w:lang w:val="en-US"/>
            </w:rPr>
            <w:t xml:space="preserve"> </w:t>
          </w:r>
          <w:r w:rsidRPr="00B22CEB">
            <w:rPr>
              <w:noProof/>
              <w:lang w:val="en-US"/>
            </w:rPr>
            <w:t>(Apache Maven)</w:t>
          </w:r>
          <w:r>
            <w:rPr>
              <w:lang w:val="en-US"/>
            </w:rPr>
            <w:fldChar w:fldCharType="end"/>
          </w:r>
        </w:sdtContent>
      </w:sdt>
    </w:p>
    <w:p w:rsidR="00484AFC" w:rsidRDefault="00484AFC">
      <w:pPr>
        <w:pStyle w:val="Sinespaciado"/>
        <w:rPr>
          <w:lang w:val="en-US"/>
        </w:rPr>
      </w:pPr>
    </w:p>
    <w:p w:rsidR="00484AFC" w:rsidRDefault="00146D69">
      <w:pPr>
        <w:pStyle w:val="Sinespaciado"/>
        <w:rPr>
          <w:lang w:val="en-US"/>
        </w:rPr>
      </w:pPr>
      <w:r>
        <w:rPr>
          <w:lang w:val="en-US"/>
        </w:rPr>
        <w:t>To install maven2 we only need to execute the following line at the console.</w:t>
      </w:r>
    </w:p>
    <w:p w:rsidR="00484AFC" w:rsidRDefault="00484AFC">
      <w:pPr>
        <w:rPr>
          <w:lang w:val="en-US"/>
        </w:rPr>
      </w:pPr>
    </w:p>
    <w:p w:rsidR="00484AFC" w:rsidRPr="000B0736" w:rsidRDefault="00146D69">
      <w:pPr>
        <w:rPr>
          <w:lang w:val="en-US"/>
        </w:rPr>
      </w:pPr>
      <w:proofErr w:type="gramStart"/>
      <w:r>
        <w:rPr>
          <w:rStyle w:val="nfasis"/>
          <w:lang w:val="en-US"/>
        </w:rPr>
        <w:t>apt-get</w:t>
      </w:r>
      <w:proofErr w:type="gramEnd"/>
      <w:r>
        <w:rPr>
          <w:rStyle w:val="nfasis"/>
          <w:lang w:val="en-US"/>
        </w:rPr>
        <w:t xml:space="preserve"> install maven2</w:t>
      </w:r>
    </w:p>
    <w:p w:rsidR="00484AFC" w:rsidRDefault="00484AFC">
      <w:pPr>
        <w:rPr>
          <w:lang w:val="en-US"/>
        </w:rPr>
      </w:pPr>
    </w:p>
    <w:p w:rsidR="00484AFC" w:rsidRPr="000B0736" w:rsidRDefault="00146D69">
      <w:pPr>
        <w:pStyle w:val="Standard"/>
        <w:tabs>
          <w:tab w:val="left" w:pos="0"/>
        </w:tabs>
        <w:spacing w:before="57" w:after="57" w:line="360" w:lineRule="auto"/>
        <w:ind w:right="57" w:firstLine="57"/>
        <w:jc w:val="both"/>
        <w:rPr>
          <w:lang w:val="en-US"/>
        </w:rPr>
      </w:pPr>
      <w:r>
        <w:rPr>
          <w:rFonts w:ascii="Arial" w:hAnsi="Arial" w:cs="Arial"/>
          <w:b/>
          <w:bCs/>
          <w:color w:val="000000"/>
          <w:sz w:val="28"/>
          <w:szCs w:val="28"/>
          <w:lang w:val="en-US"/>
        </w:rPr>
        <w:t>3.4 Installing Jenkins Server</w:t>
      </w:r>
    </w:p>
    <w:p w:rsidR="009033AD" w:rsidRDefault="009033AD">
      <w:pPr>
        <w:pStyle w:val="Sinespaciado"/>
        <w:rPr>
          <w:ins w:id="20" w:author="aschulze" w:date="2012-06-05T18:22:00Z"/>
          <w:lang w:val="en-US"/>
        </w:rPr>
      </w:pPr>
      <w:commentRangeStart w:id="21"/>
      <w:ins w:id="22" w:author="aschulze" w:date="2012-06-05T18:22:00Z">
        <w:r>
          <w:rPr>
            <w:lang w:val="en-US"/>
          </w:rPr>
          <w:t>Again, some introduction desired! What is Jenkins</w:t>
        </w:r>
      </w:ins>
      <w:ins w:id="23" w:author="aschulze" w:date="2012-06-05T18:23:00Z">
        <w:r w:rsidR="0077755C">
          <w:rPr>
            <w:lang w:val="en-US"/>
          </w:rPr>
          <w:t>, purpose</w:t>
        </w:r>
      </w:ins>
      <w:ins w:id="24" w:author="aschulze" w:date="2012-06-05T18:22:00Z">
        <w:r>
          <w:rPr>
            <w:lang w:val="en-US"/>
          </w:rPr>
          <w:t xml:space="preserve">? </w:t>
        </w:r>
      </w:ins>
      <w:ins w:id="25" w:author="aschulze" w:date="2012-06-05T18:23:00Z">
        <w:r>
          <w:rPr>
            <w:lang w:val="en-US"/>
          </w:rPr>
          <w:t>O</w:t>
        </w:r>
      </w:ins>
      <w:ins w:id="26" w:author="aschulze" w:date="2012-06-05T18:22:00Z">
        <w:r>
          <w:rPr>
            <w:lang w:val="en-US"/>
          </w:rPr>
          <w:t>ne s</w:t>
        </w:r>
      </w:ins>
      <w:ins w:id="27" w:author="aschulze" w:date="2012-06-05T18:23:00Z">
        <w:r>
          <w:rPr>
            <w:lang w:val="en-US"/>
          </w:rPr>
          <w:t>entence please.</w:t>
        </w:r>
      </w:ins>
      <w:commentRangeEnd w:id="21"/>
      <w:r w:rsidR="000B0736">
        <w:rPr>
          <w:rStyle w:val="Refdecomentario"/>
        </w:rPr>
        <w:commentReference w:id="21"/>
      </w:r>
    </w:p>
    <w:p w:rsidR="00484AFC" w:rsidRDefault="00146D69">
      <w:pPr>
        <w:pStyle w:val="Sinespaciado"/>
        <w:rPr>
          <w:lang w:val="en-US"/>
        </w:rPr>
      </w:pPr>
      <w:r>
        <w:rPr>
          <w:lang w:val="en-US"/>
        </w:rPr>
        <w:t xml:space="preserve">Before start the Jenkins </w:t>
      </w:r>
      <w:r w:rsidR="000B0736">
        <w:rPr>
          <w:lang w:val="en-US"/>
        </w:rPr>
        <w:t>installation</w:t>
      </w:r>
      <w:r>
        <w:rPr>
          <w:lang w:val="en-US"/>
        </w:rPr>
        <w:t xml:space="preserve">, we need to install some </w:t>
      </w:r>
      <w:proofErr w:type="gramStart"/>
      <w:r w:rsidR="00850592">
        <w:rPr>
          <w:lang w:val="en-US"/>
        </w:rPr>
        <w:t xml:space="preserve">prerequisites  </w:t>
      </w:r>
      <w:r>
        <w:rPr>
          <w:lang w:val="en-US"/>
        </w:rPr>
        <w:t>like</w:t>
      </w:r>
      <w:proofErr w:type="gramEnd"/>
      <w:r>
        <w:rPr>
          <w:lang w:val="en-US"/>
        </w:rPr>
        <w:t xml:space="preserve"> the daemon package</w:t>
      </w:r>
      <w:r w:rsidR="00850592">
        <w:rPr>
          <w:lang w:val="en-US"/>
        </w:rPr>
        <w:t>. T</w:t>
      </w:r>
      <w:r>
        <w:rPr>
          <w:lang w:val="en-US"/>
        </w:rPr>
        <w:t xml:space="preserve">o do </w:t>
      </w:r>
      <w:r w:rsidR="00850592">
        <w:rPr>
          <w:lang w:val="en-US"/>
        </w:rPr>
        <w:t>so</w:t>
      </w:r>
      <w:r>
        <w:rPr>
          <w:lang w:val="en-US"/>
        </w:rPr>
        <w:t xml:space="preserve"> we need to execute the following line at the console.</w:t>
      </w:r>
    </w:p>
    <w:p w:rsidR="00484AFC" w:rsidRDefault="00484AFC">
      <w:pPr>
        <w:rPr>
          <w:lang w:val="en-US"/>
        </w:rPr>
      </w:pPr>
    </w:p>
    <w:p w:rsidR="00484AFC" w:rsidRPr="000B0736" w:rsidRDefault="00146D69">
      <w:pPr>
        <w:rPr>
          <w:lang w:val="en-US"/>
        </w:rPr>
      </w:pPr>
      <w:proofErr w:type="gramStart"/>
      <w:r>
        <w:rPr>
          <w:rStyle w:val="nfasis"/>
          <w:lang w:val="en-US"/>
        </w:rPr>
        <w:t>apt-get</w:t>
      </w:r>
      <w:proofErr w:type="gramEnd"/>
      <w:r>
        <w:rPr>
          <w:rStyle w:val="nfasis"/>
          <w:lang w:val="en-US"/>
        </w:rPr>
        <w:t xml:space="preserve"> install daemon</w:t>
      </w:r>
    </w:p>
    <w:p w:rsidR="00484AFC" w:rsidRDefault="00484AFC">
      <w:pPr>
        <w:rPr>
          <w:lang w:val="en-US"/>
        </w:rPr>
      </w:pPr>
    </w:p>
    <w:p w:rsidR="00484AFC" w:rsidRDefault="00146D69">
      <w:pPr>
        <w:pStyle w:val="Sinespaciado"/>
        <w:rPr>
          <w:lang w:val="en-US"/>
        </w:rPr>
      </w:pPr>
      <w:r>
        <w:rPr>
          <w:lang w:val="en-US"/>
        </w:rPr>
        <w:t xml:space="preserve">Once installed the </w:t>
      </w:r>
      <w:r w:rsidR="0064595D">
        <w:rPr>
          <w:lang w:val="en-US"/>
        </w:rPr>
        <w:t xml:space="preserve">required tools </w:t>
      </w:r>
      <w:r>
        <w:rPr>
          <w:lang w:val="en-US"/>
        </w:rPr>
        <w:t>we can start with the Jenkins installation. First</w:t>
      </w:r>
      <w:r w:rsidR="0064595D">
        <w:rPr>
          <w:lang w:val="en-US"/>
        </w:rPr>
        <w:t xml:space="preserve"> it</w:t>
      </w:r>
      <w:r>
        <w:rPr>
          <w:lang w:val="en-US"/>
        </w:rPr>
        <w:t xml:space="preserve"> is necessary </w:t>
      </w:r>
      <w:r w:rsidR="0064595D">
        <w:rPr>
          <w:lang w:val="en-US"/>
        </w:rPr>
        <w:t xml:space="preserve">to </w:t>
      </w:r>
      <w:r>
        <w:rPr>
          <w:lang w:val="en-US"/>
        </w:rPr>
        <w:t xml:space="preserve">open the directory where the Jenkins install file </w:t>
      </w:r>
      <w:r w:rsidR="0064595D">
        <w:rPr>
          <w:lang w:val="en-US"/>
        </w:rPr>
        <w:t xml:space="preserve">is located </w:t>
      </w:r>
      <w:r>
        <w:rPr>
          <w:lang w:val="en-US"/>
        </w:rPr>
        <w:t xml:space="preserve">and </w:t>
      </w:r>
      <w:r w:rsidR="0064595D">
        <w:rPr>
          <w:lang w:val="en-US"/>
        </w:rPr>
        <w:t xml:space="preserve">start the </w:t>
      </w:r>
      <w:r w:rsidR="000B0736">
        <w:rPr>
          <w:lang w:val="en-US"/>
        </w:rPr>
        <w:t>installation</w:t>
      </w:r>
      <w:r w:rsidR="0064595D">
        <w:rPr>
          <w:lang w:val="en-US"/>
        </w:rPr>
        <w:t xml:space="preserve">. </w:t>
      </w:r>
      <w:r>
        <w:rPr>
          <w:lang w:val="en-US"/>
        </w:rPr>
        <w:t xml:space="preserve"> </w:t>
      </w:r>
      <w:r w:rsidR="0064595D">
        <w:rPr>
          <w:lang w:val="en-US"/>
        </w:rPr>
        <w:t>T</w:t>
      </w:r>
      <w:r>
        <w:rPr>
          <w:lang w:val="en-US"/>
        </w:rPr>
        <w:t xml:space="preserve">o do </w:t>
      </w:r>
      <w:r w:rsidR="0064595D">
        <w:rPr>
          <w:lang w:val="en-US"/>
        </w:rPr>
        <w:t xml:space="preserve">so </w:t>
      </w:r>
      <w:r>
        <w:rPr>
          <w:lang w:val="en-US"/>
        </w:rPr>
        <w:t>we need to execute this line at the console.</w:t>
      </w:r>
    </w:p>
    <w:p w:rsidR="00484AFC" w:rsidRDefault="00484AFC">
      <w:pPr>
        <w:rPr>
          <w:lang w:val="en-US"/>
        </w:rPr>
      </w:pPr>
    </w:p>
    <w:p w:rsidR="00484AFC" w:rsidRPr="000B0736" w:rsidRDefault="00146D69">
      <w:pPr>
        <w:rPr>
          <w:lang w:val="en-US"/>
        </w:rPr>
      </w:pPr>
      <w:proofErr w:type="gramStart"/>
      <w:r>
        <w:rPr>
          <w:rStyle w:val="nfasis"/>
          <w:lang w:val="en-US"/>
        </w:rPr>
        <w:t>dpkg</w:t>
      </w:r>
      <w:proofErr w:type="gramEnd"/>
      <w:r>
        <w:rPr>
          <w:rStyle w:val="nfasis"/>
          <w:lang w:val="en-US"/>
        </w:rPr>
        <w:t xml:space="preserve"> -i jenkins_1.448_all.deb</w:t>
      </w:r>
    </w:p>
    <w:p w:rsidR="00484AFC" w:rsidRDefault="00484AFC">
      <w:pPr>
        <w:rPr>
          <w:lang w:val="en-US"/>
        </w:rPr>
      </w:pPr>
    </w:p>
    <w:p w:rsidR="00484AFC" w:rsidRPr="000B0736" w:rsidRDefault="00146D69">
      <w:pPr>
        <w:pStyle w:val="Standard"/>
        <w:tabs>
          <w:tab w:val="left" w:pos="0"/>
        </w:tabs>
        <w:spacing w:before="57" w:after="57" w:line="360" w:lineRule="auto"/>
        <w:ind w:right="57" w:firstLine="57"/>
        <w:jc w:val="both"/>
        <w:rPr>
          <w:lang w:val="en-US"/>
        </w:rPr>
      </w:pPr>
      <w:r>
        <w:rPr>
          <w:rFonts w:ascii="Arial" w:hAnsi="Arial" w:cs="Arial"/>
          <w:b/>
          <w:bCs/>
          <w:color w:val="000000"/>
          <w:sz w:val="28"/>
          <w:szCs w:val="28"/>
          <w:lang w:val="en-US"/>
        </w:rPr>
        <w:t>3.5 Installing Sonar Server</w:t>
      </w:r>
    </w:p>
    <w:p w:rsidR="0039434B" w:rsidRDefault="0039434B">
      <w:pPr>
        <w:pStyle w:val="Sinespaciado"/>
        <w:rPr>
          <w:ins w:id="28" w:author="aschulze" w:date="2012-06-05T18:29:00Z"/>
          <w:lang w:val="en-US"/>
        </w:rPr>
      </w:pPr>
      <w:commentRangeStart w:id="29"/>
      <w:ins w:id="30" w:author="aschulze" w:date="2012-06-05T18:29:00Z">
        <w:r>
          <w:rPr>
            <w:lang w:val="en-US"/>
          </w:rPr>
          <w:t>Once more, please give some introduction sentence, what is Sonar about!</w:t>
        </w:r>
      </w:ins>
      <w:commentRangeEnd w:id="29"/>
      <w:r w:rsidR="005F4173">
        <w:rPr>
          <w:rStyle w:val="Refdecomentario"/>
        </w:rPr>
        <w:commentReference w:id="29"/>
      </w:r>
    </w:p>
    <w:p w:rsidR="00484AFC" w:rsidRDefault="00146D69">
      <w:pPr>
        <w:pStyle w:val="Sinespaciado"/>
        <w:rPr>
          <w:ins w:id="31" w:author="aschulze" w:date="2012-06-05T18:30:00Z"/>
          <w:lang w:val="en-US"/>
        </w:rPr>
      </w:pPr>
      <w:r>
        <w:rPr>
          <w:lang w:val="en-US"/>
        </w:rPr>
        <w:t xml:space="preserve">To install the Sonar server first we need to have the </w:t>
      </w:r>
      <w:proofErr w:type="spellStart"/>
      <w:r>
        <w:rPr>
          <w:lang w:val="en-US"/>
        </w:rPr>
        <w:t>MySql</w:t>
      </w:r>
      <w:proofErr w:type="spellEnd"/>
      <w:r>
        <w:rPr>
          <w:lang w:val="en-US"/>
        </w:rPr>
        <w:t xml:space="preserve"> server installed. To do it </w:t>
      </w:r>
      <w:proofErr w:type="gramStart"/>
      <w:r>
        <w:rPr>
          <w:lang w:val="en-US"/>
        </w:rPr>
        <w:t>execute</w:t>
      </w:r>
      <w:proofErr w:type="gramEnd"/>
      <w:r>
        <w:rPr>
          <w:lang w:val="en-US"/>
        </w:rPr>
        <w:t xml:space="preserve"> this line at the console:</w:t>
      </w:r>
    </w:p>
    <w:p w:rsidR="0039434B" w:rsidRDefault="0039434B">
      <w:pPr>
        <w:pStyle w:val="Sinespaciado"/>
        <w:rPr>
          <w:lang w:val="en-US"/>
        </w:rPr>
      </w:pPr>
      <w:commentRangeStart w:id="32"/>
      <w:ins w:id="33" w:author="aschulze" w:date="2012-06-05T18:30:00Z">
        <w:r>
          <w:rPr>
            <w:lang w:val="en-US"/>
          </w:rPr>
          <w:t>Shouldn’t we have a separate paragraph then for MySQL, like for all other tools?</w:t>
        </w:r>
      </w:ins>
      <w:commentRangeEnd w:id="32"/>
      <w:r w:rsidR="002A6D19">
        <w:rPr>
          <w:rStyle w:val="Refdecomentario"/>
        </w:rPr>
        <w:commentReference w:id="32"/>
      </w:r>
    </w:p>
    <w:p w:rsidR="00484AFC" w:rsidRDefault="00484AFC">
      <w:pPr>
        <w:rPr>
          <w:lang w:val="en-US"/>
        </w:rPr>
      </w:pPr>
    </w:p>
    <w:p w:rsidR="00484AFC" w:rsidRPr="002A6D19" w:rsidRDefault="00146D69">
      <w:pPr>
        <w:rPr>
          <w:lang w:val="en-US"/>
        </w:rPr>
      </w:pPr>
      <w:r>
        <w:rPr>
          <w:rStyle w:val="nfasis"/>
          <w:lang w:val="en-US"/>
        </w:rPr>
        <w:t xml:space="preserve">Apt-get </w:t>
      </w:r>
      <w:proofErr w:type="gramStart"/>
      <w:r>
        <w:rPr>
          <w:rStyle w:val="nfasis"/>
          <w:lang w:val="en-US"/>
        </w:rPr>
        <w:t>install</w:t>
      </w:r>
      <w:proofErr w:type="gramEnd"/>
      <w:r>
        <w:rPr>
          <w:rStyle w:val="nfasis"/>
          <w:lang w:val="en-US"/>
        </w:rPr>
        <w:t xml:space="preserve"> </w:t>
      </w:r>
      <w:proofErr w:type="spellStart"/>
      <w:r>
        <w:rPr>
          <w:rStyle w:val="nfasis"/>
          <w:lang w:val="en-US"/>
        </w:rPr>
        <w:t>mysql</w:t>
      </w:r>
      <w:proofErr w:type="spellEnd"/>
      <w:r>
        <w:rPr>
          <w:rStyle w:val="nfasis"/>
          <w:lang w:val="en-US"/>
        </w:rPr>
        <w:t>-server</w:t>
      </w:r>
    </w:p>
    <w:p w:rsidR="00484AFC" w:rsidRDefault="00484AFC">
      <w:pPr>
        <w:rPr>
          <w:lang w:val="en-US"/>
        </w:rPr>
      </w:pPr>
    </w:p>
    <w:p w:rsidR="00484AFC" w:rsidRDefault="00146D69">
      <w:pPr>
        <w:pStyle w:val="Sinespaciado"/>
        <w:rPr>
          <w:lang w:val="en-US"/>
        </w:rPr>
      </w:pPr>
      <w:r>
        <w:rPr>
          <w:lang w:val="en-US"/>
        </w:rPr>
        <w:t xml:space="preserve">After </w:t>
      </w:r>
      <w:r w:rsidR="001F2655">
        <w:rPr>
          <w:lang w:val="en-US"/>
        </w:rPr>
        <w:t xml:space="preserve">the </w:t>
      </w:r>
      <w:proofErr w:type="spellStart"/>
      <w:r>
        <w:rPr>
          <w:lang w:val="en-US"/>
        </w:rPr>
        <w:t>MySql</w:t>
      </w:r>
      <w:proofErr w:type="spellEnd"/>
      <w:r>
        <w:rPr>
          <w:lang w:val="en-US"/>
        </w:rPr>
        <w:t xml:space="preserve"> server </w:t>
      </w:r>
      <w:r w:rsidR="001F2655">
        <w:rPr>
          <w:lang w:val="en-US"/>
        </w:rPr>
        <w:t>was installed</w:t>
      </w:r>
      <w:r w:rsidR="002A6D19">
        <w:rPr>
          <w:lang w:val="en-US"/>
        </w:rPr>
        <w:t>,</w:t>
      </w:r>
      <w:r w:rsidR="001F2655">
        <w:rPr>
          <w:lang w:val="en-US"/>
        </w:rPr>
        <w:t xml:space="preserve"> </w:t>
      </w:r>
      <w:r>
        <w:rPr>
          <w:lang w:val="en-US"/>
        </w:rPr>
        <w:t>we need to create the sonar data base:</w:t>
      </w:r>
    </w:p>
    <w:p w:rsidR="00484AFC" w:rsidRDefault="00484AFC">
      <w:pPr>
        <w:pStyle w:val="Sinespaciado"/>
        <w:rPr>
          <w:lang w:val="en-US"/>
        </w:rPr>
      </w:pPr>
    </w:p>
    <w:p w:rsidR="00484AFC" w:rsidRPr="002A6D19" w:rsidRDefault="00146D69">
      <w:pPr>
        <w:rPr>
          <w:lang w:val="en-US"/>
        </w:rPr>
      </w:pPr>
      <w:proofErr w:type="gramStart"/>
      <w:r>
        <w:rPr>
          <w:rStyle w:val="nfasis"/>
          <w:lang w:val="en-US"/>
        </w:rPr>
        <w:t>mysqladmin</w:t>
      </w:r>
      <w:proofErr w:type="gramEnd"/>
      <w:r>
        <w:rPr>
          <w:rStyle w:val="nfasis"/>
          <w:lang w:val="en-US"/>
        </w:rPr>
        <w:t xml:space="preserve"> -p create sonar</w:t>
      </w:r>
    </w:p>
    <w:p w:rsidR="00484AFC" w:rsidRDefault="00484AFC">
      <w:pPr>
        <w:rPr>
          <w:lang w:val="en-US"/>
        </w:rPr>
      </w:pPr>
    </w:p>
    <w:p w:rsidR="005D2ADB" w:rsidRDefault="00146D69">
      <w:pPr>
        <w:pStyle w:val="Sinespaciado"/>
        <w:rPr>
          <w:lang w:val="en-US"/>
        </w:rPr>
      </w:pPr>
      <w:r>
        <w:rPr>
          <w:lang w:val="en-US"/>
        </w:rPr>
        <w:t>Once the data base</w:t>
      </w:r>
      <w:r w:rsidR="006A12D2">
        <w:rPr>
          <w:lang w:val="en-US"/>
        </w:rPr>
        <w:t xml:space="preserve"> is created</w:t>
      </w:r>
      <w:r>
        <w:rPr>
          <w:lang w:val="en-US"/>
        </w:rPr>
        <w:t xml:space="preserve">, we can start with the sonar installations. The first step is </w:t>
      </w:r>
      <w:r w:rsidR="006A12D2">
        <w:rPr>
          <w:lang w:val="en-US"/>
        </w:rPr>
        <w:t xml:space="preserve">to </w:t>
      </w:r>
      <w:r>
        <w:rPr>
          <w:lang w:val="en-US"/>
        </w:rPr>
        <w:t>download the late</w:t>
      </w:r>
      <w:r w:rsidR="006A12D2">
        <w:rPr>
          <w:lang w:val="en-US"/>
        </w:rPr>
        <w:t>st</w:t>
      </w:r>
      <w:r>
        <w:rPr>
          <w:lang w:val="en-US"/>
        </w:rPr>
        <w:t xml:space="preserve"> version and </w:t>
      </w:r>
      <w:proofErr w:type="spellStart"/>
      <w:r w:rsidR="002A6D19">
        <w:rPr>
          <w:lang w:val="en-US"/>
        </w:rPr>
        <w:t>uncompress</w:t>
      </w:r>
      <w:proofErr w:type="spellEnd"/>
      <w:r>
        <w:rPr>
          <w:lang w:val="en-US"/>
        </w:rPr>
        <w:t xml:space="preserve"> it </w:t>
      </w:r>
      <w:proofErr w:type="spellStart"/>
      <w:r>
        <w:rPr>
          <w:lang w:val="en-US"/>
        </w:rPr>
        <w:t>in</w:t>
      </w:r>
      <w:del w:id="34" w:author="carlos" w:date="2012-06-11T21:38:00Z">
        <w:r w:rsidDel="007F2F21">
          <w:rPr>
            <w:lang w:val="en-US"/>
          </w:rPr>
          <w:delText xml:space="preserve">  </w:delText>
        </w:r>
      </w:del>
      <w:r>
        <w:rPr>
          <w:lang w:val="en-US"/>
        </w:rPr>
        <w:t>SONAR_HOME</w:t>
      </w:r>
      <w:proofErr w:type="spellEnd"/>
      <w:r w:rsidR="007F2F21">
        <w:rPr>
          <w:lang w:val="en-US"/>
        </w:rPr>
        <w:t xml:space="preserve"> folder</w:t>
      </w:r>
      <w:r>
        <w:rPr>
          <w:lang w:val="en-US"/>
        </w:rPr>
        <w:t>.</w:t>
      </w:r>
    </w:p>
    <w:p w:rsidR="00484AFC" w:rsidRDefault="00484AFC">
      <w:pPr>
        <w:pStyle w:val="Sinespaciado"/>
        <w:rPr>
          <w:lang w:val="en-US"/>
        </w:rPr>
      </w:pPr>
    </w:p>
    <w:p w:rsidR="00484AFC" w:rsidRDefault="00146D69">
      <w:pPr>
        <w:jc w:val="both"/>
        <w:rPr>
          <w:lang w:val="en-US"/>
        </w:rPr>
      </w:pPr>
      <w:r>
        <w:rPr>
          <w:lang w:val="en-US"/>
        </w:rPr>
        <w:t xml:space="preserve">After </w:t>
      </w:r>
      <w:r w:rsidR="005D2ADB">
        <w:rPr>
          <w:lang w:val="en-US"/>
        </w:rPr>
        <w:t xml:space="preserve">that </w:t>
      </w:r>
      <w:r>
        <w:rPr>
          <w:lang w:val="en-US"/>
        </w:rPr>
        <w:t>we need to edit the sonar configuration file (SONAR_HOME/conf/sonar.properties) and put there the data base configurations. This file is easy to configure, we only need to comment the three lines where is configured the database embedded.</w:t>
      </w:r>
    </w:p>
    <w:p w:rsidR="00484AFC" w:rsidRDefault="00484AFC">
      <w:pPr>
        <w:rPr>
          <w:lang w:val="en-US"/>
        </w:rPr>
      </w:pPr>
    </w:p>
    <w:p w:rsidR="00484AFC" w:rsidRPr="00ED3B02" w:rsidRDefault="00146D69">
      <w:pPr>
        <w:rPr>
          <w:lang w:val="en-US"/>
        </w:rPr>
      </w:pPr>
      <w:r>
        <w:rPr>
          <w:rStyle w:val="nfasis"/>
          <w:lang w:val="en-US"/>
        </w:rPr>
        <w:t>#DATABASE</w:t>
      </w:r>
      <w:r>
        <w:rPr>
          <w:rStyle w:val="nfasis"/>
          <w:lang w:val="en-US"/>
        </w:rPr>
        <w:br/>
      </w:r>
      <w:r>
        <w:rPr>
          <w:rStyle w:val="nfasis"/>
          <w:lang w:val="en-US"/>
        </w:rPr>
        <w:lastRenderedPageBreak/>
        <w:t>#Comment the 3 following lines to deactivate the default embedded database (used</w:t>
      </w:r>
      <w:r>
        <w:rPr>
          <w:rStyle w:val="nfasis"/>
          <w:lang w:val="en-US"/>
        </w:rPr>
        <w:br/>
        <w:t>only for tests and demos</w:t>
      </w:r>
      <w:proofErr w:type="gramStart"/>
      <w:r>
        <w:rPr>
          <w:rStyle w:val="nfasis"/>
          <w:lang w:val="en-US"/>
        </w:rPr>
        <w:t>)</w:t>
      </w:r>
      <w:proofErr w:type="gramEnd"/>
      <w:r>
        <w:rPr>
          <w:rStyle w:val="nfasis"/>
          <w:lang w:val="en-US"/>
        </w:rPr>
        <w:br/>
        <w:t>#sonar.jdbc.url:jdbc:derby://localhost:1527/</w:t>
      </w:r>
      <w:proofErr w:type="spellStart"/>
      <w:r>
        <w:rPr>
          <w:rStyle w:val="nfasis"/>
          <w:lang w:val="en-US"/>
        </w:rPr>
        <w:t>sonar;create</w:t>
      </w:r>
      <w:proofErr w:type="spellEnd"/>
      <w:r>
        <w:rPr>
          <w:rStyle w:val="nfasis"/>
          <w:lang w:val="en-US"/>
        </w:rPr>
        <w:t>=true</w:t>
      </w:r>
      <w:r>
        <w:rPr>
          <w:rStyle w:val="nfasis"/>
          <w:lang w:val="en-US"/>
        </w:rPr>
        <w:br/>
        <w:t>#</w:t>
      </w:r>
      <w:proofErr w:type="spellStart"/>
      <w:r>
        <w:rPr>
          <w:rStyle w:val="nfasis"/>
          <w:lang w:val="en-US"/>
        </w:rPr>
        <w:t>sonar.jdbc.driverClassName:org.apache.derby.jdbc.ClientDriver</w:t>
      </w:r>
      <w:proofErr w:type="spellEnd"/>
      <w:r>
        <w:rPr>
          <w:rStyle w:val="nfasis"/>
          <w:lang w:val="en-US"/>
        </w:rPr>
        <w:br/>
        <w:t>#</w:t>
      </w:r>
      <w:proofErr w:type="spellStart"/>
      <w:r>
        <w:rPr>
          <w:rStyle w:val="nfasis"/>
          <w:lang w:val="en-US"/>
        </w:rPr>
        <w:t>sonar.jdbc.validationQuery:values</w:t>
      </w:r>
      <w:proofErr w:type="spellEnd"/>
      <w:r>
        <w:rPr>
          <w:rStyle w:val="nfasis"/>
          <w:lang w:val="en-US"/>
        </w:rPr>
        <w:t>(1)</w:t>
      </w:r>
    </w:p>
    <w:p w:rsidR="00484AFC" w:rsidRDefault="00484AFC">
      <w:pPr>
        <w:rPr>
          <w:lang w:val="en-US"/>
        </w:rPr>
      </w:pPr>
    </w:p>
    <w:p w:rsidR="00484AFC" w:rsidRDefault="00146D69">
      <w:pPr>
        <w:pStyle w:val="Sinespaciado"/>
        <w:rPr>
          <w:lang w:val="en-US"/>
        </w:rPr>
      </w:pPr>
      <w:r>
        <w:rPr>
          <w:lang w:val="en-US"/>
        </w:rPr>
        <w:t xml:space="preserve">And uncomment the lines concerning to the </w:t>
      </w:r>
      <w:proofErr w:type="spellStart"/>
      <w:r>
        <w:rPr>
          <w:lang w:val="en-US"/>
        </w:rPr>
        <w:t>MySql</w:t>
      </w:r>
      <w:proofErr w:type="spellEnd"/>
      <w:r>
        <w:rPr>
          <w:lang w:val="en-US"/>
        </w:rPr>
        <w:t xml:space="preserve"> database.</w:t>
      </w:r>
    </w:p>
    <w:p w:rsidR="00484AFC" w:rsidRDefault="00484AFC">
      <w:pPr>
        <w:rPr>
          <w:lang w:val="en-US"/>
        </w:rPr>
      </w:pPr>
    </w:p>
    <w:p w:rsidR="00484AFC" w:rsidRPr="00ED3B02" w:rsidRDefault="00146D69">
      <w:pPr>
        <w:rPr>
          <w:lang w:val="en-US"/>
        </w:rPr>
      </w:pPr>
      <w:r>
        <w:rPr>
          <w:rStyle w:val="nfasis"/>
          <w:lang w:val="en-US"/>
        </w:rPr>
        <w:t>#</w:t>
      </w:r>
      <w:proofErr w:type="spellStart"/>
      <w:r>
        <w:rPr>
          <w:rStyle w:val="nfasis"/>
          <w:lang w:val="en-US"/>
        </w:rPr>
        <w:t>MySql</w:t>
      </w:r>
      <w:proofErr w:type="spellEnd"/>
      <w:r>
        <w:rPr>
          <w:rStyle w:val="nfasis"/>
          <w:lang w:val="en-US"/>
        </w:rPr>
        <w:br/>
        <w:t>#uncomment the 3 following lines to use MySQL</w:t>
      </w:r>
      <w:r>
        <w:rPr>
          <w:rStyle w:val="nfasis"/>
          <w:lang w:val="en-US"/>
        </w:rPr>
        <w:br/>
        <w:t>sonar.jdbc.url: jdbc</w:t>
      </w:r>
      <w:proofErr w:type="gramStart"/>
      <w:r>
        <w:rPr>
          <w:rStyle w:val="nfasis"/>
          <w:lang w:val="en-US"/>
        </w:rPr>
        <w:t>:mysql</w:t>
      </w:r>
      <w:proofErr w:type="gramEnd"/>
      <w:r>
        <w:rPr>
          <w:rStyle w:val="nfasis"/>
          <w:lang w:val="en-US"/>
        </w:rPr>
        <w:t>://localhost:3306/sonar?useUnicode=true&amp;characterEncoding=utf8</w:t>
      </w:r>
      <w:r>
        <w:rPr>
          <w:rStyle w:val="nfasis"/>
          <w:lang w:val="en-US"/>
        </w:rPr>
        <w:br/>
      </w:r>
      <w:proofErr w:type="spellStart"/>
      <w:r>
        <w:rPr>
          <w:rStyle w:val="nfasis"/>
          <w:lang w:val="en-US"/>
        </w:rPr>
        <w:t>sonar.jdbc.driverClassName</w:t>
      </w:r>
      <w:proofErr w:type="spellEnd"/>
      <w:r>
        <w:rPr>
          <w:rStyle w:val="nfasis"/>
          <w:lang w:val="en-US"/>
        </w:rPr>
        <w:t xml:space="preserve">: </w:t>
      </w:r>
      <w:proofErr w:type="spellStart"/>
      <w:r>
        <w:rPr>
          <w:rStyle w:val="nfasis"/>
          <w:lang w:val="en-US"/>
        </w:rPr>
        <w:t>com.mysql.jdbc.Driver</w:t>
      </w:r>
      <w:proofErr w:type="spellEnd"/>
      <w:r>
        <w:rPr>
          <w:rStyle w:val="nfasis"/>
          <w:lang w:val="en-US"/>
        </w:rPr>
        <w:br/>
      </w:r>
      <w:proofErr w:type="spellStart"/>
      <w:r>
        <w:rPr>
          <w:rStyle w:val="nfasis"/>
          <w:lang w:val="en-US"/>
        </w:rPr>
        <w:t>sonar.jdbc.validationQuery</w:t>
      </w:r>
      <w:proofErr w:type="spellEnd"/>
      <w:r>
        <w:rPr>
          <w:rStyle w:val="nfasis"/>
          <w:lang w:val="en-US"/>
        </w:rPr>
        <w:t>: select 1</w:t>
      </w:r>
    </w:p>
    <w:p w:rsidR="00484AFC" w:rsidRDefault="00484AFC">
      <w:pPr>
        <w:rPr>
          <w:lang w:val="en-US"/>
        </w:rPr>
      </w:pPr>
    </w:p>
    <w:p w:rsidR="00484AFC" w:rsidRDefault="00146D69">
      <w:pPr>
        <w:pStyle w:val="Sinespaciado"/>
        <w:rPr>
          <w:lang w:val="en-US"/>
        </w:rPr>
      </w:pPr>
      <w:r>
        <w:rPr>
          <w:lang w:val="en-US"/>
        </w:rPr>
        <w:t>Then we need to put the configuration to connect with the sonar database created</w:t>
      </w:r>
      <w:r w:rsidR="00794E64" w:rsidRPr="00794E64">
        <w:rPr>
          <w:lang w:val="en-US"/>
        </w:rPr>
        <w:t xml:space="preserve"> </w:t>
      </w:r>
      <w:r w:rsidR="00794E64">
        <w:rPr>
          <w:lang w:val="en-US"/>
        </w:rPr>
        <w:t>above</w:t>
      </w:r>
      <w:r>
        <w:rPr>
          <w:lang w:val="en-US"/>
        </w:rPr>
        <w:t xml:space="preserve">. To do </w:t>
      </w:r>
      <w:r w:rsidR="00794E64">
        <w:rPr>
          <w:lang w:val="en-US"/>
        </w:rPr>
        <w:t>so</w:t>
      </w:r>
      <w:r>
        <w:rPr>
          <w:lang w:val="en-US"/>
        </w:rPr>
        <w:t>, we need to find the “generic settings” and configure like this example:</w:t>
      </w:r>
    </w:p>
    <w:p w:rsidR="00484AFC" w:rsidRDefault="00484AFC">
      <w:pPr>
        <w:pStyle w:val="Sinespaciado"/>
        <w:rPr>
          <w:lang w:val="en-US"/>
        </w:rPr>
      </w:pPr>
    </w:p>
    <w:p w:rsidR="00484AFC" w:rsidRDefault="00484AFC">
      <w:pPr>
        <w:rPr>
          <w:lang w:val="en-US"/>
        </w:rPr>
      </w:pPr>
    </w:p>
    <w:p w:rsidR="00484AFC" w:rsidRPr="00BB0D25" w:rsidRDefault="00146D69">
      <w:pPr>
        <w:rPr>
          <w:lang w:val="en-US"/>
        </w:rPr>
      </w:pPr>
      <w:proofErr w:type="gramStart"/>
      <w:r>
        <w:rPr>
          <w:rStyle w:val="nfasis"/>
          <w:lang w:val="en-US"/>
        </w:rPr>
        <w:t>generic</w:t>
      </w:r>
      <w:proofErr w:type="gramEnd"/>
      <w:r>
        <w:rPr>
          <w:rStyle w:val="nfasis"/>
          <w:lang w:val="en-US"/>
        </w:rPr>
        <w:t xml:space="preserve"> settings</w:t>
      </w:r>
      <w:r>
        <w:rPr>
          <w:rStyle w:val="nfasis"/>
          <w:lang w:val="en-US"/>
        </w:rPr>
        <w:br/>
      </w:r>
      <w:proofErr w:type="spellStart"/>
      <w:r>
        <w:rPr>
          <w:rStyle w:val="nfasis"/>
          <w:lang w:val="en-US"/>
        </w:rPr>
        <w:t>sonar.jdbc.username</w:t>
      </w:r>
      <w:proofErr w:type="spellEnd"/>
      <w:r>
        <w:rPr>
          <w:rStyle w:val="nfasis"/>
          <w:lang w:val="en-US"/>
        </w:rPr>
        <w:t xml:space="preserve">: </w:t>
      </w:r>
      <w:r w:rsidR="000E5421" w:rsidRPr="000E5421">
        <w:rPr>
          <w:rStyle w:val="nfasis"/>
          <w:lang w:val="en-US"/>
        </w:rPr>
        <w:t>&lt;</w:t>
      </w:r>
      <w:proofErr w:type="spellStart"/>
      <w:r w:rsidR="000E5421" w:rsidRPr="000E5421">
        <w:rPr>
          <w:rStyle w:val="nfasis"/>
          <w:lang w:val="en-US"/>
        </w:rPr>
        <w:t>your_username</w:t>
      </w:r>
      <w:proofErr w:type="spellEnd"/>
      <w:r w:rsidR="000E5421" w:rsidRPr="000E5421">
        <w:rPr>
          <w:rStyle w:val="nfasis"/>
          <w:lang w:val="en-US"/>
        </w:rPr>
        <w:t>&gt;</w:t>
      </w:r>
      <w:r>
        <w:rPr>
          <w:rStyle w:val="nfasis"/>
          <w:lang w:val="en-US"/>
        </w:rPr>
        <w:br/>
      </w:r>
      <w:proofErr w:type="spellStart"/>
      <w:r>
        <w:rPr>
          <w:rStyle w:val="nfasis"/>
          <w:lang w:val="en-US"/>
        </w:rPr>
        <w:t>sonar.jdbc.password</w:t>
      </w:r>
      <w:proofErr w:type="spellEnd"/>
      <w:r>
        <w:rPr>
          <w:rStyle w:val="nfasis"/>
          <w:lang w:val="en-US"/>
        </w:rPr>
        <w:t xml:space="preserve">: </w:t>
      </w:r>
      <w:r w:rsidR="000E5421" w:rsidRPr="000E5421">
        <w:rPr>
          <w:rStyle w:val="nfasis"/>
          <w:lang w:val="en-US"/>
        </w:rPr>
        <w:t>&lt;</w:t>
      </w:r>
      <w:proofErr w:type="spellStart"/>
      <w:r w:rsidR="000E5421" w:rsidRPr="000E5421">
        <w:rPr>
          <w:rStyle w:val="nfasis"/>
          <w:lang w:val="en-US"/>
        </w:rPr>
        <w:t>your_password</w:t>
      </w:r>
      <w:proofErr w:type="spellEnd"/>
      <w:r w:rsidR="000E5421" w:rsidRPr="000E5421">
        <w:rPr>
          <w:rStyle w:val="nfasis"/>
          <w:lang w:val="en-US"/>
        </w:rPr>
        <w:t>&gt;</w:t>
      </w:r>
    </w:p>
    <w:p w:rsidR="00794E64" w:rsidRDefault="00794E64">
      <w:pPr>
        <w:rPr>
          <w:lang w:val="en-US"/>
        </w:rPr>
      </w:pPr>
    </w:p>
    <w:p w:rsidR="00484AFC" w:rsidRDefault="00146D69">
      <w:pPr>
        <w:pStyle w:val="Sinespaciado"/>
        <w:rPr>
          <w:lang w:val="en-US"/>
        </w:rPr>
      </w:pPr>
      <w:r>
        <w:rPr>
          <w:lang w:val="en-US"/>
        </w:rPr>
        <w:t>Once the parameters needed to the configuration</w:t>
      </w:r>
      <w:r w:rsidR="00BF46C6">
        <w:rPr>
          <w:lang w:val="en-US"/>
        </w:rPr>
        <w:t xml:space="preserve"> are set</w:t>
      </w:r>
      <w:r>
        <w:rPr>
          <w:lang w:val="en-US"/>
        </w:rPr>
        <w:t>, we proceed to generate the war to deploy it at our local tomcat server. To generate the war is necessary open this directory SONAR_HOME/war and execute this line at the console.</w:t>
      </w:r>
    </w:p>
    <w:p w:rsidR="00484AFC" w:rsidRDefault="00484AFC">
      <w:pPr>
        <w:rPr>
          <w:lang w:val="en-US"/>
        </w:rPr>
      </w:pPr>
    </w:p>
    <w:p w:rsidR="00484AFC" w:rsidRPr="00A54FCD" w:rsidRDefault="00146D69">
      <w:pPr>
        <w:rPr>
          <w:lang w:val="en-US"/>
        </w:rPr>
      </w:pPr>
      <w:r>
        <w:rPr>
          <w:rStyle w:val="nfasis"/>
          <w:lang w:val="en-US"/>
        </w:rPr>
        <w:t>./build-war.sh</w:t>
      </w:r>
    </w:p>
    <w:p w:rsidR="00484AFC" w:rsidRDefault="00484AFC">
      <w:pPr>
        <w:rPr>
          <w:lang w:val="en-US"/>
        </w:rPr>
      </w:pPr>
    </w:p>
    <w:p w:rsidR="00427CBD" w:rsidRDefault="00427CBD">
      <w:pPr>
        <w:pStyle w:val="Sinespaciado"/>
        <w:rPr>
          <w:lang w:val="en-US"/>
        </w:rPr>
      </w:pPr>
      <w:r>
        <w:rPr>
          <w:lang w:val="en-US"/>
        </w:rPr>
        <w:t>This script is to</w:t>
      </w:r>
      <w:r w:rsidR="00146D69">
        <w:rPr>
          <w:lang w:val="en-US"/>
        </w:rPr>
        <w:t xml:space="preserve"> </w:t>
      </w:r>
      <w:r>
        <w:rPr>
          <w:lang w:val="en-US"/>
        </w:rPr>
        <w:t>generate</w:t>
      </w:r>
      <w:r w:rsidR="00146D69">
        <w:rPr>
          <w:lang w:val="en-US"/>
        </w:rPr>
        <w:t xml:space="preserve"> a new .war file</w:t>
      </w:r>
      <w:r>
        <w:rPr>
          <w:lang w:val="en-US"/>
        </w:rPr>
        <w:t xml:space="preserve"> sonar application, </w:t>
      </w:r>
      <w:proofErr w:type="gramStart"/>
      <w:r>
        <w:rPr>
          <w:lang w:val="en-US"/>
        </w:rPr>
        <w:t>then</w:t>
      </w:r>
      <w:proofErr w:type="gramEnd"/>
      <w:r w:rsidR="00146D69">
        <w:rPr>
          <w:lang w:val="en-US"/>
        </w:rPr>
        <w:t xml:space="preserve"> </w:t>
      </w:r>
      <w:r>
        <w:rPr>
          <w:lang w:val="en-US"/>
        </w:rPr>
        <w:t xml:space="preserve">you can </w:t>
      </w:r>
      <w:r w:rsidR="00146D69">
        <w:rPr>
          <w:lang w:val="en-US"/>
        </w:rPr>
        <w:t xml:space="preserve">deploy it in any Tomcat server. </w:t>
      </w:r>
    </w:p>
    <w:p w:rsidR="00427CBD" w:rsidRDefault="00427CBD">
      <w:pPr>
        <w:pStyle w:val="Sinespaciado"/>
        <w:rPr>
          <w:lang w:val="en-US"/>
        </w:rPr>
      </w:pPr>
    </w:p>
    <w:p w:rsidR="00427CBD" w:rsidRDefault="00427CBD">
      <w:pPr>
        <w:pStyle w:val="Sinespaciado"/>
        <w:rPr>
          <w:lang w:val="en-US"/>
        </w:rPr>
      </w:pPr>
      <w:r>
        <w:rPr>
          <w:lang w:val="en-US"/>
        </w:rPr>
        <w:t xml:space="preserve">The next step is to install the Tomcat server. To do it </w:t>
      </w:r>
      <w:proofErr w:type="gramStart"/>
      <w:r>
        <w:rPr>
          <w:lang w:val="en-US"/>
        </w:rPr>
        <w:t>execute</w:t>
      </w:r>
      <w:proofErr w:type="gramEnd"/>
      <w:r>
        <w:rPr>
          <w:lang w:val="en-US"/>
        </w:rPr>
        <w:t xml:space="preserve"> the following line at the console.</w:t>
      </w:r>
    </w:p>
    <w:p w:rsidR="00427CBD" w:rsidRDefault="00427CBD">
      <w:pPr>
        <w:pStyle w:val="Sinespaciado"/>
        <w:rPr>
          <w:lang w:val="en-US"/>
        </w:rPr>
      </w:pPr>
    </w:p>
    <w:p w:rsidR="00427CBD" w:rsidRPr="002A6D19" w:rsidDel="00427CBD" w:rsidRDefault="00427CBD" w:rsidP="00427CBD">
      <w:pPr>
        <w:rPr>
          <w:del w:id="35" w:author="carlos" w:date="2012-06-12T02:16:00Z"/>
          <w:lang w:val="en-US"/>
        </w:rPr>
      </w:pPr>
      <w:r>
        <w:rPr>
          <w:rStyle w:val="nfasis"/>
          <w:lang w:val="en-US"/>
        </w:rPr>
        <w:t xml:space="preserve">Apt-get </w:t>
      </w:r>
      <w:proofErr w:type="gramStart"/>
      <w:r>
        <w:rPr>
          <w:rStyle w:val="nfasis"/>
          <w:lang w:val="en-US"/>
        </w:rPr>
        <w:t>install</w:t>
      </w:r>
      <w:proofErr w:type="gramEnd"/>
      <w:r>
        <w:rPr>
          <w:rStyle w:val="nfasis"/>
          <w:lang w:val="en-US"/>
        </w:rPr>
        <w:t xml:space="preserve"> tomcat6</w:t>
      </w:r>
    </w:p>
    <w:p w:rsidR="00427CBD" w:rsidRDefault="00427CBD" w:rsidP="00427CBD">
      <w:pPr>
        <w:rPr>
          <w:lang w:val="en-US"/>
        </w:rPr>
      </w:pPr>
    </w:p>
    <w:p w:rsidR="00427CBD" w:rsidRDefault="00427CBD">
      <w:pPr>
        <w:pStyle w:val="Sinespaciado"/>
        <w:rPr>
          <w:lang w:val="en-US"/>
        </w:rPr>
      </w:pPr>
    </w:p>
    <w:p w:rsidR="00484AFC" w:rsidRDefault="00146D69">
      <w:pPr>
        <w:pStyle w:val="Sinespaciado"/>
        <w:rPr>
          <w:lang w:val="en-US"/>
        </w:rPr>
      </w:pPr>
      <w:r>
        <w:rPr>
          <w:lang w:val="en-US"/>
        </w:rPr>
        <w:t>Now we only need to copy it in</w:t>
      </w:r>
      <w:r w:rsidR="006C14FC">
        <w:rPr>
          <w:lang w:val="en-US"/>
        </w:rPr>
        <w:t>to</w:t>
      </w:r>
      <w:r>
        <w:rPr>
          <w:lang w:val="en-US"/>
        </w:rPr>
        <w:t xml:space="preserve"> our </w:t>
      </w:r>
      <w:proofErr w:type="spellStart"/>
      <w:r>
        <w:rPr>
          <w:lang w:val="en-US"/>
        </w:rPr>
        <w:t>webapps</w:t>
      </w:r>
      <w:proofErr w:type="spellEnd"/>
      <w:r>
        <w:rPr>
          <w:lang w:val="en-US"/>
        </w:rPr>
        <w:t xml:space="preserve"> tomcat folder (/ </w:t>
      </w:r>
      <w:proofErr w:type="spellStart"/>
      <w:r>
        <w:rPr>
          <w:lang w:val="en-US"/>
        </w:rPr>
        <w:t>var</w:t>
      </w:r>
      <w:proofErr w:type="spellEnd"/>
      <w:r>
        <w:rPr>
          <w:lang w:val="en-US"/>
        </w:rPr>
        <w:t>/lib/tomcat6/</w:t>
      </w:r>
      <w:proofErr w:type="spellStart"/>
      <w:r>
        <w:rPr>
          <w:lang w:val="en-US"/>
        </w:rPr>
        <w:t>webapps</w:t>
      </w:r>
      <w:proofErr w:type="spellEnd"/>
      <w:r>
        <w:rPr>
          <w:lang w:val="en-US"/>
        </w:rPr>
        <w:t>) and Tomcat server</w:t>
      </w:r>
      <w:r w:rsidR="00791BAB">
        <w:rPr>
          <w:lang w:val="en-US"/>
        </w:rPr>
        <w:t xml:space="preserve"> </w:t>
      </w:r>
      <w:proofErr w:type="spellStart"/>
      <w:r w:rsidR="00791BAB">
        <w:rPr>
          <w:lang w:val="en-US"/>
        </w:rPr>
        <w:t>autodeploy</w:t>
      </w:r>
      <w:proofErr w:type="spellEnd"/>
      <w:r w:rsidR="00791BAB">
        <w:rPr>
          <w:lang w:val="en-US"/>
        </w:rPr>
        <w:t xml:space="preserve"> the application </w:t>
      </w:r>
      <w:proofErr w:type="spellStart"/>
      <w:r w:rsidR="00791BAB">
        <w:rPr>
          <w:lang w:val="en-US"/>
        </w:rPr>
        <w:t>automatily</w:t>
      </w:r>
      <w:proofErr w:type="spellEnd"/>
      <w:r>
        <w:rPr>
          <w:lang w:val="en-US"/>
        </w:rPr>
        <w:t>, then we can open the sonar server at this URL http://</w:t>
      </w:r>
      <w:r w:rsidR="006C14FC">
        <w:rPr>
          <w:lang w:val="en-US"/>
        </w:rPr>
        <w:t>&lt;your_</w:t>
      </w:r>
      <w:r>
        <w:rPr>
          <w:lang w:val="en-US"/>
        </w:rPr>
        <w:t>server_ip</w:t>
      </w:r>
      <w:r w:rsidR="006C14FC">
        <w:rPr>
          <w:lang w:val="en-US"/>
        </w:rPr>
        <w:t>&gt;</w:t>
      </w:r>
      <w:r>
        <w:rPr>
          <w:lang w:val="en-US"/>
        </w:rPr>
        <w:t>:8080/sonar</w:t>
      </w:r>
    </w:p>
    <w:p w:rsidR="00484AFC" w:rsidRDefault="00484AFC">
      <w:pPr>
        <w:rPr>
          <w:lang w:val="en-US"/>
        </w:rPr>
      </w:pPr>
    </w:p>
    <w:p w:rsidR="00484AFC" w:rsidRPr="00791BAB" w:rsidRDefault="00146D69">
      <w:pPr>
        <w:pStyle w:val="Textbody"/>
        <w:tabs>
          <w:tab w:val="left" w:pos="0"/>
        </w:tabs>
        <w:spacing w:before="57" w:after="57" w:line="360" w:lineRule="auto"/>
        <w:ind w:right="57" w:firstLine="57"/>
        <w:jc w:val="both"/>
        <w:rPr>
          <w:lang w:val="en-US"/>
        </w:rPr>
      </w:pPr>
      <w:r>
        <w:rPr>
          <w:rFonts w:ascii="Arial" w:hAnsi="Arial" w:cs="Arial"/>
          <w:b/>
          <w:bCs/>
          <w:color w:val="000000"/>
          <w:sz w:val="28"/>
          <w:szCs w:val="28"/>
          <w:lang w:val="en-US"/>
        </w:rPr>
        <w:t>4</w:t>
      </w:r>
      <w:r>
        <w:rPr>
          <w:rStyle w:val="TtuloCar"/>
          <w:lang w:val="en-US"/>
        </w:rPr>
        <w:t>. Configurations options.</w:t>
      </w:r>
    </w:p>
    <w:p w:rsidR="00484AFC" w:rsidRPr="00791BAB" w:rsidRDefault="00146D69">
      <w:pPr>
        <w:pStyle w:val="Standard"/>
        <w:keepNext/>
        <w:tabs>
          <w:tab w:val="left" w:pos="0"/>
        </w:tabs>
        <w:spacing w:before="57" w:after="57" w:line="360" w:lineRule="auto"/>
        <w:ind w:right="57" w:firstLine="57"/>
        <w:jc w:val="both"/>
        <w:rPr>
          <w:lang w:val="en-US"/>
        </w:rPr>
      </w:pPr>
      <w:r>
        <w:rPr>
          <w:rFonts w:ascii="Arial" w:hAnsi="Arial" w:cs="Arial"/>
          <w:b/>
          <w:bCs/>
          <w:color w:val="000000"/>
          <w:sz w:val="28"/>
          <w:szCs w:val="28"/>
          <w:lang w:val="en-US"/>
        </w:rPr>
        <w:t>4.1 Configuring the Subversion Server</w:t>
      </w:r>
    </w:p>
    <w:p w:rsidR="00484AFC" w:rsidRDefault="00146D69">
      <w:pPr>
        <w:pStyle w:val="Sinespaciado"/>
        <w:rPr>
          <w:lang w:val="en-US"/>
        </w:rPr>
      </w:pPr>
      <w:r>
        <w:rPr>
          <w:lang w:val="en-US"/>
        </w:rPr>
        <w:t xml:space="preserve">The first step to configure the Subversion server is to create the </w:t>
      </w:r>
      <w:proofErr w:type="spellStart"/>
      <w:r>
        <w:rPr>
          <w:lang w:val="en-US"/>
        </w:rPr>
        <w:t>svn</w:t>
      </w:r>
      <w:proofErr w:type="spellEnd"/>
      <w:r>
        <w:rPr>
          <w:lang w:val="en-US"/>
        </w:rPr>
        <w:t xml:space="preserve"> folder </w:t>
      </w:r>
      <w:r w:rsidR="00670325">
        <w:rPr>
          <w:lang w:val="en-US"/>
        </w:rPr>
        <w:t xml:space="preserve">in which your </w:t>
      </w:r>
      <w:r>
        <w:rPr>
          <w:lang w:val="en-US"/>
        </w:rPr>
        <w:t>repositories</w:t>
      </w:r>
      <w:r w:rsidR="00670325">
        <w:rPr>
          <w:lang w:val="en-US"/>
        </w:rPr>
        <w:t xml:space="preserve"> are located</w:t>
      </w:r>
      <w:r>
        <w:rPr>
          <w:lang w:val="en-US"/>
        </w:rPr>
        <w:t>.</w:t>
      </w:r>
    </w:p>
    <w:p w:rsidR="00484AFC" w:rsidRDefault="00484AFC">
      <w:pPr>
        <w:pStyle w:val="Sinespaciado"/>
        <w:rPr>
          <w:lang w:val="en-US"/>
        </w:rPr>
      </w:pPr>
    </w:p>
    <w:p w:rsidR="00484AFC" w:rsidRPr="00791BAB" w:rsidRDefault="00146D69">
      <w:pPr>
        <w:rPr>
          <w:lang w:val="en-US"/>
        </w:rPr>
      </w:pPr>
      <w:proofErr w:type="gramStart"/>
      <w:r>
        <w:rPr>
          <w:rStyle w:val="nfasis"/>
          <w:lang w:val="en-US"/>
        </w:rPr>
        <w:t>mkdir</w:t>
      </w:r>
      <w:proofErr w:type="gramEnd"/>
      <w:r>
        <w:rPr>
          <w:rStyle w:val="nfasis"/>
          <w:lang w:val="en-US"/>
        </w:rPr>
        <w:t xml:space="preserve"> /home/user/</w:t>
      </w:r>
      <w:proofErr w:type="spellStart"/>
      <w:r>
        <w:rPr>
          <w:rStyle w:val="nfasis"/>
          <w:lang w:val="en-US"/>
        </w:rPr>
        <w:t>svn</w:t>
      </w:r>
      <w:proofErr w:type="spellEnd"/>
    </w:p>
    <w:p w:rsidR="00484AFC" w:rsidRDefault="00484AFC">
      <w:pPr>
        <w:rPr>
          <w:lang w:val="en-US"/>
        </w:rPr>
      </w:pPr>
    </w:p>
    <w:p w:rsidR="00484AFC" w:rsidRDefault="00146D69">
      <w:pPr>
        <w:pStyle w:val="Sinespaciado"/>
        <w:rPr>
          <w:lang w:val="en-US"/>
        </w:rPr>
      </w:pPr>
      <w:r>
        <w:rPr>
          <w:lang w:val="en-US"/>
        </w:rPr>
        <w:t>Later the repositor</w:t>
      </w:r>
      <w:r w:rsidR="00620C5B">
        <w:rPr>
          <w:lang w:val="en-US"/>
        </w:rPr>
        <w:t>ies</w:t>
      </w:r>
      <w:r>
        <w:rPr>
          <w:lang w:val="en-US"/>
        </w:rPr>
        <w:t xml:space="preserve"> </w:t>
      </w:r>
      <w:r w:rsidR="00620C5B">
        <w:rPr>
          <w:lang w:val="en-US"/>
        </w:rPr>
        <w:t xml:space="preserve">will be created within </w:t>
      </w:r>
      <w:r>
        <w:rPr>
          <w:lang w:val="en-US"/>
        </w:rPr>
        <w:t>th</w:t>
      </w:r>
      <w:r w:rsidR="00620C5B">
        <w:rPr>
          <w:lang w:val="en-US"/>
        </w:rPr>
        <w:t>is</w:t>
      </w:r>
      <w:r>
        <w:rPr>
          <w:lang w:val="en-US"/>
        </w:rPr>
        <w:t xml:space="preserve"> folder. To do </w:t>
      </w:r>
      <w:r w:rsidR="00620C5B">
        <w:rPr>
          <w:lang w:val="en-US"/>
        </w:rPr>
        <w:t>so</w:t>
      </w:r>
      <w:r>
        <w:rPr>
          <w:lang w:val="en-US"/>
        </w:rPr>
        <w:t xml:space="preserve"> we only need to execute this line at the console:</w:t>
      </w:r>
    </w:p>
    <w:p w:rsidR="00484AFC" w:rsidRDefault="00484AFC">
      <w:pPr>
        <w:pStyle w:val="Sinespaciado"/>
        <w:rPr>
          <w:lang w:val="en-US"/>
        </w:rPr>
      </w:pPr>
    </w:p>
    <w:p w:rsidR="00484AFC" w:rsidRPr="00791BAB" w:rsidRDefault="00146D69">
      <w:pPr>
        <w:rPr>
          <w:lang w:val="en-US"/>
        </w:rPr>
      </w:pPr>
      <w:proofErr w:type="spellStart"/>
      <w:proofErr w:type="gramStart"/>
      <w:r>
        <w:rPr>
          <w:rStyle w:val="nfasis"/>
          <w:lang w:val="en-US"/>
        </w:rPr>
        <w:t>svnadmin</w:t>
      </w:r>
      <w:proofErr w:type="spellEnd"/>
      <w:proofErr w:type="gramEnd"/>
      <w:r>
        <w:rPr>
          <w:rStyle w:val="nfasis"/>
          <w:lang w:val="en-US"/>
        </w:rPr>
        <w:t xml:space="preserve"> create /home/user/</w:t>
      </w:r>
      <w:proofErr w:type="spellStart"/>
      <w:r>
        <w:rPr>
          <w:rStyle w:val="nfasis"/>
          <w:lang w:val="en-US"/>
        </w:rPr>
        <w:t>svn</w:t>
      </w:r>
      <w:proofErr w:type="spellEnd"/>
      <w:r>
        <w:rPr>
          <w:rStyle w:val="nfasis"/>
          <w:lang w:val="en-US"/>
        </w:rPr>
        <w:t>/</w:t>
      </w:r>
      <w:proofErr w:type="spellStart"/>
      <w:r>
        <w:rPr>
          <w:rStyle w:val="nfasis"/>
          <w:lang w:val="en-US"/>
        </w:rPr>
        <w:t>jwebsocket</w:t>
      </w:r>
      <w:proofErr w:type="spellEnd"/>
    </w:p>
    <w:p w:rsidR="00484AFC" w:rsidRDefault="00484AFC">
      <w:pPr>
        <w:rPr>
          <w:lang w:val="en-US"/>
        </w:rPr>
      </w:pPr>
    </w:p>
    <w:p w:rsidR="00484AFC" w:rsidRDefault="00146D69">
      <w:pPr>
        <w:pStyle w:val="Sinespaciado"/>
        <w:rPr>
          <w:lang w:val="en-US"/>
        </w:rPr>
      </w:pPr>
      <w:r>
        <w:rPr>
          <w:lang w:val="en-US"/>
        </w:rPr>
        <w:t xml:space="preserve">Later </w:t>
      </w:r>
      <w:r w:rsidR="00791BAB">
        <w:rPr>
          <w:lang w:val="en-US"/>
        </w:rPr>
        <w:t xml:space="preserve">we need to </w:t>
      </w:r>
      <w:r>
        <w:rPr>
          <w:lang w:val="en-US"/>
        </w:rPr>
        <w:t>create the repository folder structure, branches, tags and trunk:</w:t>
      </w:r>
    </w:p>
    <w:p w:rsidR="00484AFC" w:rsidRDefault="00484AFC">
      <w:pPr>
        <w:rPr>
          <w:lang w:val="en-US"/>
        </w:rPr>
      </w:pPr>
    </w:p>
    <w:p w:rsidR="00484AFC" w:rsidRPr="00A54FCD" w:rsidRDefault="00146D69">
      <w:pPr>
        <w:rPr>
          <w:lang w:val="en-US"/>
        </w:rPr>
      </w:pPr>
      <w:proofErr w:type="spellStart"/>
      <w:proofErr w:type="gramStart"/>
      <w:r>
        <w:rPr>
          <w:rStyle w:val="nfasis"/>
          <w:lang w:val="en-US"/>
        </w:rPr>
        <w:t>svn</w:t>
      </w:r>
      <w:proofErr w:type="spellEnd"/>
      <w:proofErr w:type="gramEnd"/>
      <w:r>
        <w:rPr>
          <w:rStyle w:val="nfasis"/>
          <w:lang w:val="en-US"/>
        </w:rPr>
        <w:t xml:space="preserve"> mkdir --message="Setting up the directories..." </w:t>
      </w:r>
      <w:r>
        <w:rPr>
          <w:rStyle w:val="nfasis"/>
          <w:lang w:val="en-US"/>
        </w:rPr>
        <w:br/>
        <w:t xml:space="preserve">file:///home/user/svn/jwebsocket/trunk   </w:t>
      </w:r>
      <w:r>
        <w:rPr>
          <w:rStyle w:val="nfasis"/>
          <w:lang w:val="en-US"/>
        </w:rPr>
        <w:br/>
        <w:t xml:space="preserve">file:///home/user/svn/jwebsocket/tags </w:t>
      </w:r>
      <w:r>
        <w:rPr>
          <w:rStyle w:val="nfasis"/>
          <w:lang w:val="en-US"/>
        </w:rPr>
        <w:br/>
        <w:t>file:///home/user/svn/jwebsocket/branches</w:t>
      </w:r>
    </w:p>
    <w:p w:rsidR="00484AFC" w:rsidRDefault="00484AFC">
      <w:pPr>
        <w:pStyle w:val="Sinespaciado"/>
        <w:rPr>
          <w:lang w:val="en-US"/>
        </w:rPr>
      </w:pPr>
    </w:p>
    <w:p w:rsidR="00A54FCD" w:rsidRPr="00A54FCD" w:rsidRDefault="00A54FCD">
      <w:pPr>
        <w:pStyle w:val="Sinespaciado"/>
        <w:rPr>
          <w:lang w:val="en-US"/>
        </w:rPr>
      </w:pPr>
      <w:r>
        <w:rPr>
          <w:lang w:val="en-US"/>
        </w:rPr>
        <w:t>The next step is change the repository folder owner. W</w:t>
      </w:r>
      <w:r w:rsidRPr="00A54FCD">
        <w:rPr>
          <w:lang w:val="en-US"/>
        </w:rPr>
        <w:t>e will put the user www-data as owner of the folder</w:t>
      </w:r>
      <w:r>
        <w:rPr>
          <w:lang w:val="en-US"/>
        </w:rPr>
        <w:t>.</w:t>
      </w:r>
    </w:p>
    <w:p w:rsidR="00484AFC" w:rsidRDefault="00484AFC">
      <w:pPr>
        <w:pStyle w:val="Sinespaciado"/>
        <w:rPr>
          <w:lang w:val="en-US"/>
        </w:rPr>
      </w:pPr>
    </w:p>
    <w:p w:rsidR="00484AFC" w:rsidRPr="00A54FCD" w:rsidRDefault="00146D69">
      <w:pPr>
        <w:rPr>
          <w:lang w:val="en-US"/>
        </w:rPr>
      </w:pPr>
      <w:proofErr w:type="spellStart"/>
      <w:proofErr w:type="gramStart"/>
      <w:r>
        <w:rPr>
          <w:rStyle w:val="nfasis"/>
          <w:lang w:val="en-US"/>
        </w:rPr>
        <w:t>chown</w:t>
      </w:r>
      <w:proofErr w:type="spellEnd"/>
      <w:proofErr w:type="gramEnd"/>
      <w:r>
        <w:rPr>
          <w:rStyle w:val="nfasis"/>
          <w:lang w:val="en-US"/>
        </w:rPr>
        <w:t xml:space="preserve"> </w:t>
      </w:r>
      <w:proofErr w:type="spellStart"/>
      <w:r>
        <w:rPr>
          <w:rStyle w:val="nfasis"/>
          <w:lang w:val="en-US"/>
        </w:rPr>
        <w:t>www-data:www-data</w:t>
      </w:r>
      <w:proofErr w:type="spellEnd"/>
      <w:r>
        <w:rPr>
          <w:rStyle w:val="nfasis"/>
          <w:lang w:val="en-US"/>
        </w:rPr>
        <w:t xml:space="preserve"> /home/</w:t>
      </w:r>
      <w:proofErr w:type="spellStart"/>
      <w:r>
        <w:rPr>
          <w:rStyle w:val="nfasis"/>
          <w:lang w:val="en-US"/>
        </w:rPr>
        <w:t>carlos</w:t>
      </w:r>
      <w:proofErr w:type="spellEnd"/>
      <w:r>
        <w:rPr>
          <w:rStyle w:val="nfasis"/>
          <w:lang w:val="en-US"/>
        </w:rPr>
        <w:t>/</w:t>
      </w:r>
      <w:proofErr w:type="spellStart"/>
      <w:r>
        <w:rPr>
          <w:rStyle w:val="nfasis"/>
          <w:lang w:val="en-US"/>
        </w:rPr>
        <w:t>svn</w:t>
      </w:r>
      <w:proofErr w:type="spellEnd"/>
      <w:r>
        <w:rPr>
          <w:rStyle w:val="nfasis"/>
          <w:lang w:val="en-US"/>
        </w:rPr>
        <w:t>/</w:t>
      </w:r>
      <w:proofErr w:type="spellStart"/>
      <w:r>
        <w:rPr>
          <w:rStyle w:val="nfasis"/>
          <w:lang w:val="en-US"/>
        </w:rPr>
        <w:t>jwebsocket</w:t>
      </w:r>
      <w:proofErr w:type="spellEnd"/>
      <w:r>
        <w:rPr>
          <w:rStyle w:val="nfasis"/>
          <w:lang w:val="en-US"/>
        </w:rPr>
        <w:t>/ -R</w:t>
      </w:r>
    </w:p>
    <w:p w:rsidR="00484AFC" w:rsidRDefault="00484AFC">
      <w:pPr>
        <w:rPr>
          <w:lang w:val="en-US"/>
        </w:rPr>
      </w:pPr>
    </w:p>
    <w:p w:rsidR="00484AFC" w:rsidRDefault="00146D69">
      <w:pPr>
        <w:pStyle w:val="Sinespaciado"/>
        <w:rPr>
          <w:lang w:val="en-US"/>
        </w:rPr>
      </w:pPr>
      <w:r>
        <w:rPr>
          <w:lang w:val="en-US"/>
        </w:rPr>
        <w:t>After we need to move the configuration file of /home/user/</w:t>
      </w:r>
      <w:proofErr w:type="spellStart"/>
      <w:r>
        <w:rPr>
          <w:lang w:val="en-US"/>
        </w:rPr>
        <w:t>svn</w:t>
      </w:r>
      <w:proofErr w:type="spellEnd"/>
      <w:r>
        <w:rPr>
          <w:lang w:val="en-US"/>
        </w:rPr>
        <w:t>/</w:t>
      </w:r>
      <w:proofErr w:type="spellStart"/>
      <w:r>
        <w:rPr>
          <w:lang w:val="en-US"/>
        </w:rPr>
        <w:t>jwebsocket.conf</w:t>
      </w:r>
      <w:proofErr w:type="spellEnd"/>
      <w:r>
        <w:rPr>
          <w:lang w:val="en-US"/>
        </w:rPr>
        <w:t>/</w:t>
      </w:r>
      <w:proofErr w:type="spellStart"/>
      <w:r>
        <w:rPr>
          <w:lang w:val="en-US"/>
        </w:rPr>
        <w:t>authz</w:t>
      </w:r>
      <w:proofErr w:type="spellEnd"/>
      <w:r>
        <w:rPr>
          <w:lang w:val="en-US"/>
        </w:rPr>
        <w:t xml:space="preserve"> to /home/user/</w:t>
      </w:r>
      <w:proofErr w:type="spellStart"/>
      <w:r>
        <w:rPr>
          <w:lang w:val="en-US"/>
        </w:rPr>
        <w:t>svn</w:t>
      </w:r>
      <w:proofErr w:type="spellEnd"/>
      <w:r>
        <w:rPr>
          <w:lang w:val="en-US"/>
        </w:rPr>
        <w:t>/</w:t>
      </w:r>
      <w:proofErr w:type="spellStart"/>
      <w:r>
        <w:rPr>
          <w:lang w:val="en-US"/>
        </w:rPr>
        <w:t>authz</w:t>
      </w:r>
      <w:proofErr w:type="spellEnd"/>
      <w:r>
        <w:rPr>
          <w:lang w:val="en-US"/>
        </w:rPr>
        <w:t xml:space="preserve"> and edit it like </w:t>
      </w:r>
      <w:r w:rsidR="00561FB7">
        <w:rPr>
          <w:lang w:val="en-US"/>
        </w:rPr>
        <w:t xml:space="preserve">in </w:t>
      </w:r>
      <w:r>
        <w:rPr>
          <w:lang w:val="en-US"/>
        </w:rPr>
        <w:t>this example:</w:t>
      </w:r>
    </w:p>
    <w:p w:rsidR="00484AFC" w:rsidRDefault="00484AFC">
      <w:pPr>
        <w:rPr>
          <w:lang w:val="en-US"/>
        </w:rPr>
      </w:pPr>
    </w:p>
    <w:p w:rsidR="00484AFC" w:rsidRPr="00A54FCD" w:rsidRDefault="00146D69">
      <w:pPr>
        <w:rPr>
          <w:lang w:val="en-US"/>
        </w:rPr>
      </w:pPr>
      <w:r>
        <w:rPr>
          <w:rStyle w:val="nfasis"/>
          <w:lang w:val="en-US"/>
        </w:rPr>
        <w:t>/</w:t>
      </w:r>
      <w:proofErr w:type="spellStart"/>
      <w:r>
        <w:rPr>
          <w:rStyle w:val="nfasis"/>
          <w:lang w:val="en-US"/>
        </w:rPr>
        <w:t>etc</w:t>
      </w:r>
      <w:proofErr w:type="spellEnd"/>
      <w:r>
        <w:rPr>
          <w:rStyle w:val="nfasis"/>
          <w:lang w:val="en-US"/>
        </w:rPr>
        <w:t>/apache2/mods-</w:t>
      </w:r>
      <w:proofErr w:type="spellStart"/>
      <w:r>
        <w:rPr>
          <w:rStyle w:val="nfasis"/>
          <w:lang w:val="en-US"/>
        </w:rPr>
        <w:t>avaiable</w:t>
      </w:r>
      <w:proofErr w:type="spellEnd"/>
      <w:r>
        <w:rPr>
          <w:rStyle w:val="nfasis"/>
          <w:lang w:val="en-US"/>
        </w:rPr>
        <w:t>/</w:t>
      </w:r>
      <w:proofErr w:type="spellStart"/>
      <w:r>
        <w:rPr>
          <w:rStyle w:val="nfasis"/>
          <w:lang w:val="en-US"/>
        </w:rPr>
        <w:t>dav_svn.conf</w:t>
      </w:r>
      <w:proofErr w:type="spellEnd"/>
      <w:r>
        <w:rPr>
          <w:rStyle w:val="nfasis"/>
          <w:lang w:val="en-US"/>
        </w:rPr>
        <w:br/>
        <w:t>&lt;Location /</w:t>
      </w:r>
      <w:proofErr w:type="spellStart"/>
      <w:r>
        <w:rPr>
          <w:rStyle w:val="nfasis"/>
          <w:lang w:val="en-US"/>
        </w:rPr>
        <w:t>svn</w:t>
      </w:r>
      <w:proofErr w:type="spellEnd"/>
      <w:r>
        <w:rPr>
          <w:rStyle w:val="nfasis"/>
          <w:lang w:val="en-US"/>
        </w:rPr>
        <w:t>&gt;</w:t>
      </w:r>
      <w:r>
        <w:rPr>
          <w:rStyle w:val="nfasis"/>
          <w:lang w:val="en-US"/>
        </w:rPr>
        <w:br/>
        <w:t xml:space="preserve">DAV </w:t>
      </w:r>
      <w:proofErr w:type="spellStart"/>
      <w:r>
        <w:rPr>
          <w:rStyle w:val="nfasis"/>
          <w:lang w:val="en-US"/>
        </w:rPr>
        <w:t>svn</w:t>
      </w:r>
      <w:proofErr w:type="spellEnd"/>
      <w:r>
        <w:rPr>
          <w:rStyle w:val="nfasis"/>
          <w:lang w:val="en-US"/>
        </w:rPr>
        <w:br/>
        <w:t>#Repository folder</w:t>
      </w:r>
      <w:r>
        <w:rPr>
          <w:rStyle w:val="nfasis"/>
          <w:lang w:val="en-US"/>
        </w:rPr>
        <w:br/>
      </w:r>
      <w:proofErr w:type="spellStart"/>
      <w:r>
        <w:rPr>
          <w:rStyle w:val="nfasis"/>
          <w:lang w:val="en-US"/>
        </w:rPr>
        <w:t>SVNParentPath</w:t>
      </w:r>
      <w:proofErr w:type="spellEnd"/>
      <w:r>
        <w:rPr>
          <w:rStyle w:val="nfasis"/>
          <w:lang w:val="en-US"/>
        </w:rPr>
        <w:t xml:space="preserve"> /home/</w:t>
      </w:r>
      <w:proofErr w:type="spellStart"/>
      <w:r>
        <w:rPr>
          <w:rStyle w:val="nfasis"/>
          <w:lang w:val="en-US"/>
        </w:rPr>
        <w:t>carlos</w:t>
      </w:r>
      <w:proofErr w:type="spellEnd"/>
      <w:r>
        <w:rPr>
          <w:rStyle w:val="nfasis"/>
          <w:lang w:val="en-US"/>
        </w:rPr>
        <w:t>/</w:t>
      </w:r>
      <w:proofErr w:type="spellStart"/>
      <w:r>
        <w:rPr>
          <w:rStyle w:val="nfasis"/>
          <w:lang w:val="en-US"/>
        </w:rPr>
        <w:t>svn</w:t>
      </w:r>
      <w:proofErr w:type="spellEnd"/>
      <w:r>
        <w:rPr>
          <w:rStyle w:val="nfasis"/>
          <w:lang w:val="en-US"/>
        </w:rPr>
        <w:t>/</w:t>
      </w:r>
      <w:r>
        <w:rPr>
          <w:rStyle w:val="nfasis"/>
          <w:lang w:val="en-US"/>
        </w:rPr>
        <w:br/>
        <w:t>#Authentication mode</w:t>
      </w:r>
      <w:r>
        <w:rPr>
          <w:rStyle w:val="nfasis"/>
          <w:lang w:val="en-US"/>
        </w:rPr>
        <w:br/>
        <w:t xml:space="preserve">#Name of the repository </w:t>
      </w:r>
      <w:r>
        <w:rPr>
          <w:rStyle w:val="nfasis"/>
          <w:lang w:val="en-US"/>
        </w:rPr>
        <w:br/>
      </w:r>
      <w:proofErr w:type="spellStart"/>
      <w:r>
        <w:rPr>
          <w:rStyle w:val="nfasis"/>
          <w:lang w:val="en-US"/>
        </w:rPr>
        <w:t>AuthName</w:t>
      </w:r>
      <w:proofErr w:type="spellEnd"/>
      <w:r>
        <w:rPr>
          <w:rStyle w:val="nfasis"/>
          <w:lang w:val="en-US"/>
        </w:rPr>
        <w:t xml:space="preserve"> "Subversion Repository jWebSocket"</w:t>
      </w:r>
      <w:r>
        <w:rPr>
          <w:rStyle w:val="nfasis"/>
          <w:lang w:val="en-US"/>
        </w:rPr>
        <w:br/>
      </w:r>
      <w:r>
        <w:rPr>
          <w:rStyle w:val="nfasis"/>
          <w:lang w:val="en-US"/>
        </w:rPr>
        <w:br/>
      </w:r>
      <w:proofErr w:type="spellStart"/>
      <w:r>
        <w:rPr>
          <w:rStyle w:val="nfasis"/>
          <w:lang w:val="en-US"/>
        </w:rPr>
        <w:t>AuthUserFile</w:t>
      </w:r>
      <w:proofErr w:type="spellEnd"/>
      <w:r>
        <w:rPr>
          <w:rStyle w:val="nfasis"/>
          <w:lang w:val="en-US"/>
        </w:rPr>
        <w:t xml:space="preserve"> /</w:t>
      </w:r>
      <w:proofErr w:type="spellStart"/>
      <w:r>
        <w:rPr>
          <w:rStyle w:val="nfasis"/>
          <w:lang w:val="en-US"/>
        </w:rPr>
        <w:t>etc</w:t>
      </w:r>
      <w:proofErr w:type="spellEnd"/>
      <w:r>
        <w:rPr>
          <w:rStyle w:val="nfasis"/>
          <w:lang w:val="en-US"/>
        </w:rPr>
        <w:t xml:space="preserve">/apache2/passwords </w:t>
      </w:r>
      <w:r>
        <w:rPr>
          <w:rStyle w:val="nfasis"/>
          <w:lang w:val="en-US"/>
        </w:rPr>
        <w:br/>
        <w:t xml:space="preserve"># </w:t>
      </w:r>
      <w:proofErr w:type="spellStart"/>
      <w:r>
        <w:rPr>
          <w:rStyle w:val="nfasis"/>
          <w:lang w:val="en-US"/>
        </w:rPr>
        <w:t>AuthBasicProvider</w:t>
      </w:r>
      <w:proofErr w:type="spellEnd"/>
      <w:r>
        <w:rPr>
          <w:rStyle w:val="nfasis"/>
          <w:lang w:val="en-US"/>
        </w:rPr>
        <w:t xml:space="preserve"> </w:t>
      </w:r>
      <w:proofErr w:type="spellStart"/>
      <w:r>
        <w:rPr>
          <w:rStyle w:val="nfasis"/>
          <w:lang w:val="en-US"/>
        </w:rPr>
        <w:t>ldap</w:t>
      </w:r>
      <w:proofErr w:type="spellEnd"/>
      <w:r>
        <w:rPr>
          <w:rStyle w:val="nfasis"/>
          <w:lang w:val="en-US"/>
        </w:rPr>
        <w:t xml:space="preserve"> </w:t>
      </w:r>
      <w:r>
        <w:rPr>
          <w:rStyle w:val="nfasis"/>
          <w:lang w:val="en-US"/>
        </w:rPr>
        <w:br/>
        <w:t xml:space="preserve"># </w:t>
      </w:r>
      <w:proofErr w:type="spellStart"/>
      <w:r>
        <w:rPr>
          <w:rStyle w:val="nfasis"/>
          <w:lang w:val="en-US"/>
        </w:rPr>
        <w:t>AuthzLDAPAuthoritative</w:t>
      </w:r>
      <w:proofErr w:type="spellEnd"/>
      <w:r>
        <w:rPr>
          <w:rStyle w:val="nfasis"/>
          <w:lang w:val="en-US"/>
        </w:rPr>
        <w:t xml:space="preserve"> on </w:t>
      </w:r>
      <w:r>
        <w:rPr>
          <w:rStyle w:val="nfasis"/>
          <w:lang w:val="en-US"/>
        </w:rPr>
        <w:br/>
      </w:r>
      <w:r>
        <w:rPr>
          <w:rStyle w:val="nfasis"/>
          <w:lang w:val="en-US"/>
        </w:rPr>
        <w:br/>
      </w:r>
      <w:proofErr w:type="spellStart"/>
      <w:r>
        <w:rPr>
          <w:rStyle w:val="nfasis"/>
          <w:lang w:val="en-US"/>
        </w:rPr>
        <w:t>AuthzSVNAccessFile</w:t>
      </w:r>
      <w:proofErr w:type="spellEnd"/>
      <w:r>
        <w:rPr>
          <w:rStyle w:val="nfasis"/>
          <w:lang w:val="en-US"/>
        </w:rPr>
        <w:t xml:space="preserve"> /home/user/</w:t>
      </w:r>
      <w:proofErr w:type="spellStart"/>
      <w:r>
        <w:rPr>
          <w:rStyle w:val="nfasis"/>
          <w:lang w:val="en-US"/>
        </w:rPr>
        <w:t>svn</w:t>
      </w:r>
      <w:proofErr w:type="spellEnd"/>
      <w:r>
        <w:rPr>
          <w:rStyle w:val="nfasis"/>
          <w:lang w:val="en-US"/>
        </w:rPr>
        <w:t>/</w:t>
      </w:r>
      <w:proofErr w:type="spellStart"/>
      <w:r>
        <w:rPr>
          <w:rStyle w:val="nfasis"/>
          <w:lang w:val="en-US"/>
        </w:rPr>
        <w:t>authz</w:t>
      </w:r>
      <w:proofErr w:type="spellEnd"/>
      <w:r>
        <w:rPr>
          <w:rStyle w:val="nfasis"/>
          <w:lang w:val="en-US"/>
        </w:rPr>
        <w:br/>
        <w:t>&lt;/Location&gt;</w:t>
      </w:r>
    </w:p>
    <w:p w:rsidR="00D20D0D" w:rsidRDefault="00D20D0D">
      <w:pPr>
        <w:rPr>
          <w:lang w:val="en-US"/>
        </w:rPr>
      </w:pPr>
    </w:p>
    <w:p w:rsidR="00484AFC" w:rsidRDefault="00146D69">
      <w:pPr>
        <w:rPr>
          <w:lang w:val="en-US"/>
        </w:rPr>
      </w:pPr>
      <w:r>
        <w:rPr>
          <w:lang w:val="en-US"/>
        </w:rPr>
        <w:t xml:space="preserve">Now you can enter to the repository using this </w:t>
      </w:r>
      <w:r w:rsidR="004344CE">
        <w:rPr>
          <w:lang w:val="en-US"/>
        </w:rPr>
        <w:t xml:space="preserve">URL </w:t>
      </w:r>
      <w:r>
        <w:rPr>
          <w:lang w:val="en-US"/>
        </w:rPr>
        <w:t>http://</w:t>
      </w:r>
      <w:r w:rsidR="00D20D0D">
        <w:rPr>
          <w:lang w:val="en-US"/>
        </w:rPr>
        <w:t>&lt;</w:t>
      </w:r>
      <w:r w:rsidR="004D1D14">
        <w:rPr>
          <w:lang w:val="en-US"/>
        </w:rPr>
        <w:t>your_ip</w:t>
      </w:r>
      <w:ins w:id="36" w:author="aschulze" w:date="2012-06-05T18:50:00Z">
        <w:r w:rsidR="00D20D0D">
          <w:rPr>
            <w:lang w:val="en-US"/>
          </w:rPr>
          <w:t>&gt;</w:t>
        </w:r>
      </w:ins>
      <w:r>
        <w:rPr>
          <w:lang w:val="en-US"/>
        </w:rPr>
        <w:t>/svn/jwebsocket/.</w:t>
      </w:r>
    </w:p>
    <w:p w:rsidR="00484AFC" w:rsidRDefault="00484AFC">
      <w:pPr>
        <w:rPr>
          <w:lang w:val="en-US"/>
        </w:rPr>
      </w:pPr>
    </w:p>
    <w:p w:rsidR="00484AFC" w:rsidRDefault="00146D69">
      <w:pPr>
        <w:pStyle w:val="Sinespaciado"/>
        <w:rPr>
          <w:lang w:val="en-US"/>
        </w:rPr>
      </w:pPr>
      <w:r>
        <w:rPr>
          <w:lang w:val="en-US"/>
        </w:rPr>
        <w:t xml:space="preserve">Finally </w:t>
      </w:r>
      <w:r w:rsidR="004344CE">
        <w:rPr>
          <w:lang w:val="en-US"/>
        </w:rPr>
        <w:t xml:space="preserve">it </w:t>
      </w:r>
      <w:r>
        <w:rPr>
          <w:lang w:val="en-US"/>
        </w:rPr>
        <w:t xml:space="preserve">is necessary </w:t>
      </w:r>
      <w:r w:rsidR="004344CE">
        <w:rPr>
          <w:lang w:val="en-US"/>
        </w:rPr>
        <w:t xml:space="preserve">to </w:t>
      </w:r>
      <w:r>
        <w:rPr>
          <w:lang w:val="en-US"/>
        </w:rPr>
        <w:t>configur</w:t>
      </w:r>
      <w:r w:rsidR="004344CE">
        <w:rPr>
          <w:lang w:val="en-US"/>
        </w:rPr>
        <w:t>e</w:t>
      </w:r>
      <w:r>
        <w:rPr>
          <w:lang w:val="en-US"/>
        </w:rPr>
        <w:t xml:space="preserve"> the subversion hooks. This hook is to allow subversion </w:t>
      </w:r>
      <w:r w:rsidR="004344CE">
        <w:rPr>
          <w:lang w:val="en-US"/>
        </w:rPr>
        <w:t xml:space="preserve">to </w:t>
      </w:r>
      <w:r>
        <w:rPr>
          <w:lang w:val="en-US"/>
        </w:rPr>
        <w:t xml:space="preserve">execute the Jenkins remote compiling. To do </w:t>
      </w:r>
      <w:r w:rsidR="00262DD5">
        <w:rPr>
          <w:lang w:val="en-US"/>
        </w:rPr>
        <w:t xml:space="preserve">so it </w:t>
      </w:r>
      <w:r>
        <w:rPr>
          <w:lang w:val="en-US"/>
        </w:rPr>
        <w:t xml:space="preserve">is necessary </w:t>
      </w:r>
      <w:r w:rsidR="00262DD5">
        <w:rPr>
          <w:lang w:val="en-US"/>
        </w:rPr>
        <w:t xml:space="preserve">to </w:t>
      </w:r>
      <w:r>
        <w:rPr>
          <w:lang w:val="en-US"/>
        </w:rPr>
        <w:t>edit the file /home/</w:t>
      </w:r>
      <w:proofErr w:type="spellStart"/>
      <w:r>
        <w:rPr>
          <w:lang w:val="en-US"/>
        </w:rPr>
        <w:t>usuario</w:t>
      </w:r>
      <w:proofErr w:type="spellEnd"/>
      <w:r>
        <w:rPr>
          <w:lang w:val="en-US"/>
        </w:rPr>
        <w:t>/</w:t>
      </w:r>
      <w:proofErr w:type="spellStart"/>
      <w:r>
        <w:rPr>
          <w:lang w:val="en-US"/>
        </w:rPr>
        <w:t>svn</w:t>
      </w:r>
      <w:proofErr w:type="spellEnd"/>
      <w:r>
        <w:rPr>
          <w:lang w:val="en-US"/>
        </w:rPr>
        <w:t>/</w:t>
      </w:r>
      <w:proofErr w:type="spellStart"/>
      <w:r>
        <w:rPr>
          <w:lang w:val="en-US"/>
        </w:rPr>
        <w:t>jwebsocket</w:t>
      </w:r>
      <w:proofErr w:type="spellEnd"/>
      <w:r>
        <w:rPr>
          <w:lang w:val="en-US"/>
        </w:rPr>
        <w:t>/hooks/post-</w:t>
      </w:r>
      <w:proofErr w:type="spellStart"/>
      <w:r>
        <w:rPr>
          <w:lang w:val="en-US"/>
        </w:rPr>
        <w:t>commit.tmpl</w:t>
      </w:r>
      <w:proofErr w:type="spellEnd"/>
      <w:r>
        <w:rPr>
          <w:lang w:val="en-US"/>
        </w:rPr>
        <w:t xml:space="preserve"> and add th</w:t>
      </w:r>
      <w:r w:rsidR="008479C4">
        <w:rPr>
          <w:lang w:val="en-US"/>
        </w:rPr>
        <w:t>e following</w:t>
      </w:r>
      <w:r>
        <w:rPr>
          <w:lang w:val="en-US"/>
        </w:rPr>
        <w:t xml:space="preserve"> line at the file end.</w:t>
      </w:r>
    </w:p>
    <w:p w:rsidR="00484AFC" w:rsidRDefault="00484AFC">
      <w:pPr>
        <w:rPr>
          <w:lang w:val="en-US"/>
        </w:rPr>
      </w:pPr>
    </w:p>
    <w:p w:rsidR="00484AFC" w:rsidRPr="004D1D14" w:rsidRDefault="00146D69">
      <w:pPr>
        <w:rPr>
          <w:lang w:val="en-US"/>
        </w:rPr>
      </w:pPr>
      <w:r>
        <w:rPr>
          <w:rStyle w:val="nfasis"/>
          <w:lang w:val="en-US"/>
        </w:rPr>
        <w:t xml:space="preserve"># </w:t>
      </w:r>
      <w:proofErr w:type="gramStart"/>
      <w:r>
        <w:rPr>
          <w:rStyle w:val="nfasis"/>
          <w:lang w:val="en-US"/>
        </w:rPr>
        <w:t>The</w:t>
      </w:r>
      <w:proofErr w:type="gramEnd"/>
      <w:r>
        <w:rPr>
          <w:rStyle w:val="nfasis"/>
          <w:lang w:val="en-US"/>
        </w:rPr>
        <w:t xml:space="preserve"> first parameters is the SVN folder name and the second is the project Jenkins name</w:t>
      </w:r>
      <w:r>
        <w:rPr>
          <w:rStyle w:val="nfasis"/>
          <w:lang w:val="en-US"/>
        </w:rPr>
        <w:br/>
        <w:t xml:space="preserve">/home/usuario/svn/jwebsocket/jenikins-launch-build.sh $REPOS $REV </w:t>
      </w:r>
      <w:proofErr w:type="spellStart"/>
      <w:r>
        <w:rPr>
          <w:rStyle w:val="nfasis"/>
          <w:lang w:val="en-US"/>
        </w:rPr>
        <w:t>SVNFolderName</w:t>
      </w:r>
      <w:proofErr w:type="spellEnd"/>
      <w:r>
        <w:rPr>
          <w:rStyle w:val="nfasis"/>
          <w:lang w:val="en-US"/>
        </w:rPr>
        <w:t xml:space="preserve"> </w:t>
      </w:r>
      <w:proofErr w:type="spellStart"/>
      <w:r>
        <w:rPr>
          <w:rStyle w:val="nfasis"/>
          <w:lang w:val="en-US"/>
        </w:rPr>
        <w:t>JenkinsProjectName</w:t>
      </w:r>
      <w:proofErr w:type="spellEnd"/>
    </w:p>
    <w:p w:rsidR="00484AFC" w:rsidRDefault="00484AFC">
      <w:pPr>
        <w:rPr>
          <w:lang w:val="en-US"/>
        </w:rPr>
      </w:pPr>
    </w:p>
    <w:p w:rsidR="00484AFC" w:rsidRDefault="00146D69">
      <w:pPr>
        <w:pStyle w:val="Sinespaciado"/>
        <w:rPr>
          <w:lang w:val="en-US"/>
        </w:rPr>
      </w:pPr>
      <w:r>
        <w:rPr>
          <w:lang w:val="en-US"/>
        </w:rPr>
        <w:t xml:space="preserve">Then we need to create the /home/usuario/svn/jwebsocket/jenikins-launch-build.sh file and </w:t>
      </w:r>
      <w:r w:rsidR="00566785">
        <w:rPr>
          <w:lang w:val="en-US"/>
        </w:rPr>
        <w:t xml:space="preserve">append </w:t>
      </w:r>
      <w:r>
        <w:rPr>
          <w:lang w:val="en-US"/>
        </w:rPr>
        <w:t>th</w:t>
      </w:r>
      <w:r w:rsidR="00532F7F">
        <w:rPr>
          <w:lang w:val="en-US"/>
        </w:rPr>
        <w:t>e following</w:t>
      </w:r>
      <w:r>
        <w:rPr>
          <w:lang w:val="en-US"/>
        </w:rPr>
        <w:t xml:space="preserve"> source.</w:t>
      </w:r>
    </w:p>
    <w:p w:rsidR="00484AFC" w:rsidRDefault="00484AFC">
      <w:pPr>
        <w:pStyle w:val="Sinespaciado"/>
        <w:rPr>
          <w:lang w:val="en-US"/>
        </w:rPr>
      </w:pPr>
    </w:p>
    <w:p w:rsidR="00484AFC" w:rsidRPr="00566785" w:rsidRDefault="00146D69">
      <w:pPr>
        <w:rPr>
          <w:lang w:val="en-US"/>
        </w:rPr>
      </w:pPr>
      <w:proofErr w:type="gramStart"/>
      <w:r>
        <w:rPr>
          <w:rStyle w:val="nfasis"/>
          <w:lang w:val="en-US"/>
        </w:rPr>
        <w:t>#!/</w:t>
      </w:r>
      <w:proofErr w:type="gramEnd"/>
      <w:r>
        <w:rPr>
          <w:rStyle w:val="nfasis"/>
          <w:lang w:val="en-US"/>
        </w:rPr>
        <w:t>bin/bash</w:t>
      </w:r>
      <w:r>
        <w:rPr>
          <w:rStyle w:val="nfasis"/>
          <w:lang w:val="en-US"/>
        </w:rPr>
        <w:br/>
        <w:t># This script is executed after any subversion change,</w:t>
      </w:r>
      <w:r>
        <w:rPr>
          <w:rStyle w:val="nfasis"/>
          <w:lang w:val="en-US"/>
        </w:rPr>
        <w:br/>
        <w:t># and will notice the Jenkins server</w:t>
      </w:r>
    </w:p>
    <w:p w:rsidR="00484AFC" w:rsidRPr="00566785" w:rsidRDefault="00146D69">
      <w:pPr>
        <w:rPr>
          <w:lang w:val="en-US"/>
        </w:rPr>
      </w:pPr>
      <w:r>
        <w:rPr>
          <w:rStyle w:val="nfasis"/>
          <w:lang w:val="en-US"/>
        </w:rPr>
        <w:t>REPOS="$1"</w:t>
      </w:r>
      <w:r>
        <w:rPr>
          <w:rStyle w:val="nfasis"/>
          <w:lang w:val="en-US"/>
        </w:rPr>
        <w:br/>
        <w:t>REV="$2"</w:t>
      </w:r>
      <w:r>
        <w:rPr>
          <w:rStyle w:val="nfasis"/>
          <w:lang w:val="en-US"/>
        </w:rPr>
        <w:br/>
        <w:t>PROJECT_NAME="$3"</w:t>
      </w:r>
      <w:r>
        <w:rPr>
          <w:rStyle w:val="nfasis"/>
          <w:lang w:val="en-US"/>
        </w:rPr>
        <w:br/>
        <w:t>JENKINS_JOB="$4"</w:t>
      </w:r>
    </w:p>
    <w:p w:rsidR="00484AFC" w:rsidRPr="00566785" w:rsidRDefault="00146D69">
      <w:pPr>
        <w:rPr>
          <w:lang w:val="en-US"/>
        </w:rPr>
      </w:pPr>
      <w:r>
        <w:rPr>
          <w:rStyle w:val="nfasis"/>
          <w:lang w:val="en-US"/>
        </w:rPr>
        <w:lastRenderedPageBreak/>
        <w:t>JENKINS_USER=</w:t>
      </w:r>
      <w:r w:rsidR="00566785">
        <w:rPr>
          <w:rStyle w:val="nfasis"/>
          <w:lang w:val="en-US"/>
        </w:rPr>
        <w:t>&lt;</w:t>
      </w:r>
      <w:proofErr w:type="spellStart"/>
      <w:r w:rsidR="00566785">
        <w:rPr>
          <w:rStyle w:val="nfasis"/>
          <w:lang w:val="en-US"/>
        </w:rPr>
        <w:t>Jenkins_user</w:t>
      </w:r>
      <w:proofErr w:type="spellEnd"/>
      <w:r w:rsidR="00566785">
        <w:rPr>
          <w:rStyle w:val="nfasis"/>
          <w:lang w:val="en-US"/>
        </w:rPr>
        <w:t>&gt;</w:t>
      </w:r>
      <w:r>
        <w:rPr>
          <w:rStyle w:val="nfasis"/>
          <w:lang w:val="en-US"/>
        </w:rPr>
        <w:br/>
        <w:t>JENKINS_PASSWORD=</w:t>
      </w:r>
      <w:r w:rsidR="00566785">
        <w:rPr>
          <w:rStyle w:val="nfasis"/>
          <w:lang w:val="en-US"/>
        </w:rPr>
        <w:t>&lt;</w:t>
      </w:r>
      <w:proofErr w:type="spellStart"/>
      <w:r w:rsidR="00566785">
        <w:rPr>
          <w:rStyle w:val="nfasis"/>
          <w:lang w:val="en-US"/>
        </w:rPr>
        <w:t>jenkins_password</w:t>
      </w:r>
      <w:proofErr w:type="spellEnd"/>
      <w:r w:rsidR="00566785">
        <w:rPr>
          <w:rStyle w:val="nfasis"/>
          <w:lang w:val="en-US"/>
        </w:rPr>
        <w:t>&gt;</w:t>
      </w:r>
      <w:r>
        <w:rPr>
          <w:rStyle w:val="nfasis"/>
          <w:lang w:val="en-US"/>
        </w:rPr>
        <w:br/>
        <w:t>JENKINS_HOST=10.208.7.201:8002</w:t>
      </w:r>
      <w:r>
        <w:rPr>
          <w:rStyle w:val="nfasis"/>
          <w:lang w:val="en-US"/>
        </w:rPr>
        <w:br/>
        <w:t>IS_PROJECT_CHANGED=`</w:t>
      </w:r>
      <w:proofErr w:type="spellStart"/>
      <w:r>
        <w:rPr>
          <w:rStyle w:val="nfasis"/>
          <w:lang w:val="en-US"/>
        </w:rPr>
        <w:t>svnlook</w:t>
      </w:r>
      <w:proofErr w:type="spellEnd"/>
      <w:r>
        <w:rPr>
          <w:rStyle w:val="nfasis"/>
          <w:lang w:val="en-US"/>
        </w:rPr>
        <w:t xml:space="preserve"> </w:t>
      </w:r>
      <w:proofErr w:type="spellStart"/>
      <w:r>
        <w:rPr>
          <w:rStyle w:val="nfasis"/>
          <w:lang w:val="en-US"/>
        </w:rPr>
        <w:t>dirs</w:t>
      </w:r>
      <w:proofErr w:type="spellEnd"/>
      <w:r>
        <w:rPr>
          <w:rStyle w:val="nfasis"/>
          <w:lang w:val="en-US"/>
        </w:rPr>
        <w:t xml:space="preserve">-changed $REPOS --revision $REV | </w:t>
      </w:r>
      <w:proofErr w:type="spellStart"/>
      <w:r>
        <w:rPr>
          <w:rStyle w:val="nfasis"/>
          <w:lang w:val="en-US"/>
        </w:rPr>
        <w:t>fgrep</w:t>
      </w:r>
      <w:proofErr w:type="spellEnd"/>
      <w:r>
        <w:rPr>
          <w:rStyle w:val="nfasis"/>
          <w:lang w:val="en-US"/>
        </w:rPr>
        <w:t xml:space="preserve"> $PROJECT_NAME`</w:t>
      </w:r>
      <w:r>
        <w:rPr>
          <w:rStyle w:val="nfasis"/>
          <w:lang w:val="en-US"/>
        </w:rPr>
        <w:br/>
        <w:t>if [</w:t>
      </w:r>
      <w:proofErr w:type="gramStart"/>
      <w:r>
        <w:rPr>
          <w:rStyle w:val="nfasis"/>
          <w:lang w:val="en-US"/>
        </w:rPr>
        <w:t>[ -</w:t>
      </w:r>
      <w:proofErr w:type="gramEnd"/>
      <w:r>
        <w:rPr>
          <w:rStyle w:val="nfasis"/>
          <w:lang w:val="en-US"/>
        </w:rPr>
        <w:t>n $IS_PROJECT_CHANGED ]]; then</w:t>
      </w:r>
      <w:r>
        <w:rPr>
          <w:rStyle w:val="nfasis"/>
          <w:lang w:val="en-US"/>
        </w:rPr>
        <w:br/>
        <w:t xml:space="preserve">    </w:t>
      </w:r>
      <w:proofErr w:type="spellStart"/>
      <w:r>
        <w:rPr>
          <w:rStyle w:val="nfasis"/>
          <w:lang w:val="en-US"/>
        </w:rPr>
        <w:t>wget</w:t>
      </w:r>
      <w:proofErr w:type="spellEnd"/>
      <w:r>
        <w:rPr>
          <w:rStyle w:val="nfasis"/>
          <w:lang w:val="en-US"/>
        </w:rPr>
        <w:t xml:space="preserve"> --quiet --</w:t>
      </w:r>
      <w:proofErr w:type="spellStart"/>
      <w:r>
        <w:rPr>
          <w:rStyle w:val="nfasis"/>
          <w:lang w:val="en-US"/>
        </w:rPr>
        <w:t>auth</w:t>
      </w:r>
      <w:proofErr w:type="spellEnd"/>
      <w:r>
        <w:rPr>
          <w:rStyle w:val="nfasis"/>
          <w:lang w:val="en-US"/>
        </w:rPr>
        <w:t>-no-challenge --no-check-certificate --http-user=$JENKINS_USER --http-password=$JENKINS_PASSWORD http://$JENKINS_HOST/job/$JENKINS_JOB/build?token=TOKEN</w:t>
      </w:r>
      <w:r>
        <w:rPr>
          <w:rStyle w:val="nfasis"/>
          <w:lang w:val="en-US"/>
        </w:rPr>
        <w:br/>
        <w:t xml:space="preserve">    exit 0</w:t>
      </w:r>
      <w:r>
        <w:rPr>
          <w:rStyle w:val="nfasis"/>
          <w:lang w:val="en-US"/>
        </w:rPr>
        <w:br/>
        <w:t>fi</w:t>
      </w:r>
    </w:p>
    <w:p w:rsidR="00484AFC" w:rsidRDefault="00146D69">
      <w:pPr>
        <w:pStyle w:val="Standard"/>
        <w:tabs>
          <w:tab w:val="left" w:pos="0"/>
        </w:tabs>
        <w:spacing w:before="57" w:after="57" w:line="276" w:lineRule="auto"/>
        <w:ind w:right="57" w:firstLine="57"/>
        <w:rPr>
          <w:rFonts w:ascii="Arial" w:eastAsia="Arial" w:hAnsi="Arial" w:cs="Arial"/>
          <w:b/>
          <w:bCs/>
          <w:color w:val="000000"/>
          <w:sz w:val="28"/>
          <w:szCs w:val="28"/>
          <w:lang w:val="en-US"/>
        </w:rPr>
      </w:pPr>
      <w:r>
        <w:rPr>
          <w:rFonts w:ascii="Arial" w:eastAsia="Arial" w:hAnsi="Arial" w:cs="Arial"/>
          <w:b/>
          <w:bCs/>
          <w:color w:val="000000"/>
          <w:sz w:val="28"/>
          <w:szCs w:val="28"/>
          <w:lang w:val="en-US"/>
        </w:rPr>
        <w:t xml:space="preserve">4.2 Configuring the Apache </w:t>
      </w:r>
      <w:proofErr w:type="spellStart"/>
      <w:r>
        <w:rPr>
          <w:rFonts w:ascii="Arial" w:eastAsia="Arial" w:hAnsi="Arial" w:cs="Arial"/>
          <w:b/>
          <w:bCs/>
          <w:color w:val="000000"/>
          <w:sz w:val="28"/>
          <w:szCs w:val="28"/>
          <w:lang w:val="en-US"/>
        </w:rPr>
        <w:t>Archiva</w:t>
      </w:r>
      <w:proofErr w:type="spellEnd"/>
    </w:p>
    <w:p w:rsidR="00484AFC" w:rsidRDefault="00484AFC">
      <w:pPr>
        <w:pStyle w:val="Standard"/>
        <w:tabs>
          <w:tab w:val="left" w:pos="0"/>
        </w:tabs>
        <w:spacing w:before="57" w:after="57" w:line="276" w:lineRule="auto"/>
        <w:ind w:right="57" w:firstLine="57"/>
        <w:rPr>
          <w:lang w:val="en-US"/>
        </w:rPr>
      </w:pPr>
    </w:p>
    <w:p w:rsidR="00484AFC" w:rsidRDefault="00146D69">
      <w:pPr>
        <w:pStyle w:val="Sinespaciado"/>
        <w:rPr>
          <w:b/>
          <w:lang w:val="en-US"/>
        </w:rPr>
      </w:pPr>
      <w:r>
        <w:rPr>
          <w:b/>
          <w:lang w:val="en-US"/>
        </w:rPr>
        <w:t xml:space="preserve">Change the </w:t>
      </w:r>
      <w:proofErr w:type="spellStart"/>
      <w:r>
        <w:rPr>
          <w:b/>
          <w:lang w:val="en-US"/>
        </w:rPr>
        <w:t>Archiva</w:t>
      </w:r>
      <w:proofErr w:type="spellEnd"/>
      <w:r>
        <w:rPr>
          <w:b/>
          <w:lang w:val="en-US"/>
        </w:rPr>
        <w:t xml:space="preserve"> port to 8888</w:t>
      </w:r>
    </w:p>
    <w:p w:rsidR="00484AFC" w:rsidRDefault="00484AFC">
      <w:pPr>
        <w:pStyle w:val="Sinespaciado"/>
        <w:rPr>
          <w:b/>
          <w:lang w:val="en-US"/>
        </w:rPr>
      </w:pPr>
    </w:p>
    <w:p w:rsidR="00484AFC" w:rsidRDefault="00532F7F">
      <w:pPr>
        <w:pStyle w:val="Sinespaciado"/>
        <w:rPr>
          <w:lang w:val="en-US"/>
        </w:rPr>
      </w:pPr>
      <w:r>
        <w:rPr>
          <w:lang w:val="en-US"/>
        </w:rPr>
        <w:t>Per Default,</w:t>
      </w:r>
      <w:r w:rsidR="00146D69">
        <w:rPr>
          <w:lang w:val="en-US"/>
        </w:rPr>
        <w:t xml:space="preserve"> the </w:t>
      </w:r>
      <w:proofErr w:type="spellStart"/>
      <w:r w:rsidR="00146D69">
        <w:rPr>
          <w:lang w:val="en-US"/>
        </w:rPr>
        <w:t>Archiva</w:t>
      </w:r>
      <w:proofErr w:type="spellEnd"/>
      <w:r w:rsidR="00146D69">
        <w:rPr>
          <w:lang w:val="en-US"/>
        </w:rPr>
        <w:t xml:space="preserve"> server is using the 8080 port, the same of Tomcat</w:t>
      </w:r>
      <w:r>
        <w:rPr>
          <w:lang w:val="en-US"/>
        </w:rPr>
        <w:t>. To avoid conflicts</w:t>
      </w:r>
      <w:r w:rsidR="00146D69">
        <w:rPr>
          <w:lang w:val="en-US"/>
        </w:rPr>
        <w:t xml:space="preserve">, </w:t>
      </w:r>
      <w:r>
        <w:rPr>
          <w:lang w:val="en-US"/>
        </w:rPr>
        <w:t xml:space="preserve">it </w:t>
      </w:r>
      <w:r w:rsidR="00146D69">
        <w:rPr>
          <w:lang w:val="en-US"/>
        </w:rPr>
        <w:t xml:space="preserve">is necessary </w:t>
      </w:r>
      <w:r>
        <w:rPr>
          <w:lang w:val="en-US"/>
        </w:rPr>
        <w:t xml:space="preserve">to </w:t>
      </w:r>
      <w:r w:rsidR="00146D69">
        <w:rPr>
          <w:lang w:val="en-US"/>
        </w:rPr>
        <w:t xml:space="preserve">change it </w:t>
      </w:r>
      <w:r>
        <w:rPr>
          <w:lang w:val="en-US"/>
        </w:rPr>
        <w:t>to an</w:t>
      </w:r>
      <w:r w:rsidR="00146D69">
        <w:rPr>
          <w:lang w:val="en-US"/>
        </w:rPr>
        <w:t xml:space="preserve">other port. To do </w:t>
      </w:r>
      <w:r>
        <w:rPr>
          <w:lang w:val="en-US"/>
        </w:rPr>
        <w:t xml:space="preserve">so </w:t>
      </w:r>
      <w:r w:rsidR="00146D69">
        <w:rPr>
          <w:lang w:val="en-US"/>
        </w:rPr>
        <w:t xml:space="preserve">open the ARCHIVA_HOME/conf/jetty.xml and </w:t>
      </w:r>
      <w:r w:rsidR="00566785">
        <w:rPr>
          <w:lang w:val="en-US"/>
        </w:rPr>
        <w:t xml:space="preserve">find the </w:t>
      </w:r>
      <w:r w:rsidR="00566785" w:rsidRPr="00566785">
        <w:rPr>
          <w:lang w:val="en-US"/>
        </w:rPr>
        <w:t>&lt;Set name="port"&gt;</w:t>
      </w:r>
      <w:r w:rsidR="00566785">
        <w:rPr>
          <w:lang w:val="en-US"/>
        </w:rPr>
        <w:t xml:space="preserve"> label</w:t>
      </w:r>
      <w:r w:rsidR="00146D69">
        <w:rPr>
          <w:lang w:val="en-US"/>
        </w:rPr>
        <w:t xml:space="preserve"> and change the default port of 8080 to 8888, here you have an example to this configuration.</w:t>
      </w:r>
    </w:p>
    <w:p w:rsidR="00484AFC" w:rsidRDefault="00484AFC">
      <w:pPr>
        <w:rPr>
          <w:lang w:val="en-US"/>
        </w:rPr>
      </w:pPr>
    </w:p>
    <w:p w:rsidR="00484AFC" w:rsidRPr="00566785" w:rsidRDefault="00146D69">
      <w:pPr>
        <w:rPr>
          <w:lang w:val="en-US"/>
        </w:rPr>
      </w:pPr>
      <w:r>
        <w:rPr>
          <w:rStyle w:val="nfasis"/>
          <w:lang w:val="en-US"/>
        </w:rPr>
        <w:t>&lt;Set name="port"&gt;&lt;</w:t>
      </w:r>
      <w:proofErr w:type="spellStart"/>
      <w:r>
        <w:rPr>
          <w:rStyle w:val="nfasis"/>
          <w:lang w:val="en-US"/>
        </w:rPr>
        <w:t>SystemProperty</w:t>
      </w:r>
      <w:proofErr w:type="spellEnd"/>
      <w:r>
        <w:rPr>
          <w:rStyle w:val="nfasis"/>
          <w:lang w:val="en-US"/>
        </w:rPr>
        <w:t xml:space="preserve"> name="</w:t>
      </w:r>
      <w:proofErr w:type="spellStart"/>
      <w:r>
        <w:rPr>
          <w:rStyle w:val="nfasis"/>
          <w:lang w:val="en-US"/>
        </w:rPr>
        <w:t>jetty.port</w:t>
      </w:r>
      <w:proofErr w:type="spellEnd"/>
      <w:r>
        <w:rPr>
          <w:rStyle w:val="nfasis"/>
          <w:lang w:val="en-US"/>
        </w:rPr>
        <w:t>" default="8888"/&gt;&lt;/Set&gt;</w:t>
      </w:r>
    </w:p>
    <w:p w:rsidR="00484AFC" w:rsidRDefault="00484AFC">
      <w:pPr>
        <w:pStyle w:val="Standard"/>
        <w:tabs>
          <w:tab w:val="left" w:pos="0"/>
        </w:tabs>
        <w:spacing w:before="57" w:after="57" w:line="276" w:lineRule="auto"/>
        <w:ind w:right="57" w:firstLine="57"/>
        <w:rPr>
          <w:lang w:val="en-US"/>
        </w:rPr>
      </w:pPr>
    </w:p>
    <w:p w:rsidR="00484AFC" w:rsidRDefault="00146D69">
      <w:pPr>
        <w:pStyle w:val="Standard"/>
        <w:tabs>
          <w:tab w:val="left" w:pos="0"/>
        </w:tabs>
        <w:spacing w:before="57" w:after="57" w:line="276" w:lineRule="auto"/>
        <w:ind w:right="57" w:firstLine="57"/>
        <w:rPr>
          <w:rFonts w:ascii="Arial" w:eastAsia="Arial" w:hAnsi="Arial" w:cs="Arial"/>
          <w:b/>
          <w:bCs/>
          <w:color w:val="000000"/>
          <w:sz w:val="28"/>
          <w:szCs w:val="28"/>
          <w:lang w:val="en-US"/>
        </w:rPr>
      </w:pPr>
      <w:r>
        <w:rPr>
          <w:rFonts w:ascii="Arial" w:eastAsia="Arial" w:hAnsi="Arial" w:cs="Arial"/>
          <w:b/>
          <w:bCs/>
          <w:color w:val="000000"/>
          <w:sz w:val="28"/>
          <w:szCs w:val="28"/>
          <w:lang w:val="en-US"/>
        </w:rPr>
        <w:t>4.3 Configuring maven2</w:t>
      </w:r>
    </w:p>
    <w:p w:rsidR="00484AFC" w:rsidRDefault="00146D69">
      <w:pPr>
        <w:pStyle w:val="Sinespaciado"/>
        <w:rPr>
          <w:lang w:val="en-US"/>
        </w:rPr>
      </w:pPr>
      <w:r>
        <w:rPr>
          <w:lang w:val="en-US"/>
        </w:rPr>
        <w:t xml:space="preserve">To configure the maven2 </w:t>
      </w:r>
      <w:commentRangeStart w:id="37"/>
      <w:ins w:id="38" w:author="aschulze" w:date="2012-06-05T18:57:00Z">
        <w:r w:rsidR="007052DA">
          <w:rPr>
            <w:lang w:val="en-US"/>
          </w:rPr>
          <w:t xml:space="preserve">(why is this necessary, the reader </w:t>
        </w:r>
        <w:proofErr w:type="spellStart"/>
        <w:r w:rsidR="007052DA">
          <w:rPr>
            <w:lang w:val="en-US"/>
          </w:rPr>
          <w:t>can not</w:t>
        </w:r>
        <w:proofErr w:type="spellEnd"/>
        <w:r w:rsidR="007052DA">
          <w:rPr>
            <w:lang w:val="en-US"/>
          </w:rPr>
          <w:t xml:space="preserve"> know this here yet)</w:t>
        </w:r>
      </w:ins>
      <w:commentRangeEnd w:id="37"/>
      <w:r w:rsidR="009F1FAE">
        <w:rPr>
          <w:rStyle w:val="Refdecomentario"/>
        </w:rPr>
        <w:commentReference w:id="37"/>
      </w:r>
      <w:ins w:id="39" w:author="aschulze" w:date="2012-06-05T18:57:00Z">
        <w:r w:rsidR="007052DA">
          <w:rPr>
            <w:lang w:val="en-US"/>
          </w:rPr>
          <w:t xml:space="preserve"> </w:t>
        </w:r>
      </w:ins>
      <w:r>
        <w:rPr>
          <w:lang w:val="en-US"/>
        </w:rPr>
        <w:t>is necessary edit the file /</w:t>
      </w:r>
      <w:proofErr w:type="spellStart"/>
      <w:r>
        <w:rPr>
          <w:lang w:val="en-US"/>
        </w:rPr>
        <w:t>etc</w:t>
      </w:r>
      <w:proofErr w:type="spellEnd"/>
      <w:r>
        <w:rPr>
          <w:lang w:val="en-US"/>
        </w:rPr>
        <w:t xml:space="preserve">/maven2/settings.xml and change the mirrors. Following you can see an example for this file: </w:t>
      </w:r>
    </w:p>
    <w:p w:rsidR="00484AFC" w:rsidRDefault="00484AFC">
      <w:pPr>
        <w:pStyle w:val="Sinespaciado"/>
        <w:rPr>
          <w:lang w:val="en-US"/>
        </w:rPr>
      </w:pPr>
    </w:p>
    <w:p w:rsidR="00634C43" w:rsidRDefault="00146D69">
      <w:pPr>
        <w:rPr>
          <w:rStyle w:val="nfasis"/>
          <w:lang w:val="en-US"/>
        </w:rPr>
      </w:pPr>
      <w:r>
        <w:rPr>
          <w:rStyle w:val="nfasis"/>
          <w:lang w:val="en-US"/>
        </w:rPr>
        <w:t xml:space="preserve">    &lt;</w:t>
      </w:r>
      <w:proofErr w:type="gramStart"/>
      <w:r>
        <w:rPr>
          <w:rStyle w:val="nfasis"/>
          <w:lang w:val="en-US"/>
        </w:rPr>
        <w:t>mirror</w:t>
      </w:r>
      <w:proofErr w:type="gramEnd"/>
      <w:r>
        <w:rPr>
          <w:rStyle w:val="nfasis"/>
          <w:lang w:val="en-US"/>
        </w:rPr>
        <w:t>&gt;</w:t>
      </w:r>
      <w:r>
        <w:rPr>
          <w:rStyle w:val="nfasis"/>
          <w:lang w:val="en-US"/>
        </w:rPr>
        <w:br/>
        <w:t xml:space="preserve">           &lt;id&gt;</w:t>
      </w:r>
      <w:proofErr w:type="spellStart"/>
      <w:r>
        <w:rPr>
          <w:rStyle w:val="nfasis"/>
          <w:lang w:val="en-US"/>
        </w:rPr>
        <w:t>archiva.default</w:t>
      </w:r>
      <w:proofErr w:type="spellEnd"/>
      <w:r>
        <w:rPr>
          <w:rStyle w:val="nfasis"/>
          <w:lang w:val="en-US"/>
        </w:rPr>
        <w:t>&lt;/id&gt;</w:t>
      </w:r>
      <w:r>
        <w:rPr>
          <w:rStyle w:val="nfasis"/>
          <w:lang w:val="en-US"/>
        </w:rPr>
        <w:br/>
        <w:t xml:space="preserve">           &lt;url&gt;http://</w:t>
      </w:r>
      <w:r w:rsidR="005C30F5">
        <w:rPr>
          <w:rStyle w:val="nfasis"/>
          <w:lang w:val="en-US"/>
        </w:rPr>
        <w:t>&lt;your_archiva_server_ip&gt;</w:t>
      </w:r>
      <w:r>
        <w:rPr>
          <w:rStyle w:val="nfasis"/>
          <w:lang w:val="en-US"/>
        </w:rPr>
        <w:t>:8888/archiva/repository/internal/&lt;/url&gt;</w:t>
      </w:r>
      <w:r>
        <w:rPr>
          <w:rStyle w:val="nfasis"/>
          <w:lang w:val="en-US"/>
        </w:rPr>
        <w:br/>
        <w:t xml:space="preserve">           &lt;</w:t>
      </w:r>
      <w:proofErr w:type="spellStart"/>
      <w:r>
        <w:rPr>
          <w:rStyle w:val="nfasis"/>
          <w:lang w:val="en-US"/>
        </w:rPr>
        <w:t>mirrorOf</w:t>
      </w:r>
      <w:proofErr w:type="spellEnd"/>
      <w:r>
        <w:rPr>
          <w:rStyle w:val="nfasis"/>
          <w:lang w:val="en-US"/>
        </w:rPr>
        <w:t>&gt;*&lt;/</w:t>
      </w:r>
      <w:proofErr w:type="spellStart"/>
      <w:r>
        <w:rPr>
          <w:rStyle w:val="nfasis"/>
          <w:lang w:val="en-US"/>
        </w:rPr>
        <w:t>mirrorOf</w:t>
      </w:r>
      <w:proofErr w:type="spellEnd"/>
      <w:r>
        <w:rPr>
          <w:rStyle w:val="nfasis"/>
          <w:lang w:val="en-US"/>
        </w:rPr>
        <w:t>&gt;</w:t>
      </w:r>
      <w:r>
        <w:rPr>
          <w:rStyle w:val="nfasis"/>
          <w:lang w:val="en-US"/>
        </w:rPr>
        <w:br/>
        <w:t xml:space="preserve">    &lt;/mirror&gt;</w:t>
      </w:r>
      <w:r>
        <w:rPr>
          <w:rStyle w:val="nfasis"/>
          <w:lang w:val="en-US"/>
        </w:rPr>
        <w:br/>
        <w:t xml:space="preserve">    &lt;mirror&gt;</w:t>
      </w:r>
      <w:r>
        <w:rPr>
          <w:rStyle w:val="nfasis"/>
          <w:lang w:val="en-US"/>
        </w:rPr>
        <w:br/>
        <w:t xml:space="preserve">           &lt;id&gt;</w:t>
      </w:r>
      <w:proofErr w:type="spellStart"/>
      <w:r>
        <w:rPr>
          <w:rStyle w:val="nfasis"/>
          <w:lang w:val="en-US"/>
        </w:rPr>
        <w:t>archiva.apache.snapshots</w:t>
      </w:r>
      <w:proofErr w:type="spellEnd"/>
      <w:r>
        <w:rPr>
          <w:rStyle w:val="nfasis"/>
          <w:lang w:val="en-US"/>
        </w:rPr>
        <w:t>&lt;/id&gt;</w:t>
      </w:r>
      <w:r>
        <w:rPr>
          <w:rStyle w:val="nfasis"/>
          <w:lang w:val="en-US"/>
        </w:rPr>
        <w:br/>
        <w:t xml:space="preserve">           &lt;url&gt;http://</w:t>
      </w:r>
      <w:r w:rsidR="005C30F5">
        <w:rPr>
          <w:rStyle w:val="nfasis"/>
          <w:lang w:val="en-US"/>
        </w:rPr>
        <w:t>&lt;your_archiva_server_ip&gt;</w:t>
      </w:r>
      <w:r>
        <w:rPr>
          <w:rStyle w:val="nfasis"/>
          <w:lang w:val="en-US"/>
        </w:rPr>
        <w:t>:8888/archiva/repository/snapshots/&lt;/url&gt;</w:t>
      </w:r>
      <w:r>
        <w:rPr>
          <w:rStyle w:val="nfasis"/>
          <w:lang w:val="en-US"/>
        </w:rPr>
        <w:br/>
        <w:t xml:space="preserve">           &lt;</w:t>
      </w:r>
      <w:proofErr w:type="spellStart"/>
      <w:r>
        <w:rPr>
          <w:rStyle w:val="nfasis"/>
          <w:lang w:val="en-US"/>
        </w:rPr>
        <w:t>mirrorOf</w:t>
      </w:r>
      <w:proofErr w:type="spellEnd"/>
      <w:r>
        <w:rPr>
          <w:rStyle w:val="nfasis"/>
          <w:lang w:val="en-US"/>
        </w:rPr>
        <w:t>&gt;</w:t>
      </w:r>
      <w:proofErr w:type="spellStart"/>
      <w:r>
        <w:rPr>
          <w:rStyle w:val="nfasis"/>
          <w:lang w:val="en-US"/>
        </w:rPr>
        <w:t>apache.snapshots</w:t>
      </w:r>
      <w:proofErr w:type="spellEnd"/>
      <w:r>
        <w:rPr>
          <w:rStyle w:val="nfasis"/>
          <w:lang w:val="en-US"/>
        </w:rPr>
        <w:t>&lt;/</w:t>
      </w:r>
      <w:proofErr w:type="spellStart"/>
      <w:r>
        <w:rPr>
          <w:rStyle w:val="nfasis"/>
          <w:lang w:val="en-US"/>
        </w:rPr>
        <w:t>mirrorOf</w:t>
      </w:r>
      <w:proofErr w:type="spellEnd"/>
      <w:r>
        <w:rPr>
          <w:rStyle w:val="nfasis"/>
          <w:lang w:val="en-US"/>
        </w:rPr>
        <w:t>&gt;</w:t>
      </w:r>
      <w:r>
        <w:rPr>
          <w:rStyle w:val="nfasis"/>
          <w:lang w:val="en-US"/>
        </w:rPr>
        <w:br/>
        <w:t xml:space="preserve">    &lt;/mirror&gt;</w:t>
      </w:r>
    </w:p>
    <w:p w:rsidR="00480CA6" w:rsidRDefault="00480CA6">
      <w:pPr>
        <w:rPr>
          <w:rStyle w:val="nfasis"/>
          <w:lang w:val="en-US"/>
        </w:rPr>
      </w:pPr>
    </w:p>
    <w:p w:rsidR="00480CA6" w:rsidRPr="00480CA6" w:rsidRDefault="00480CA6">
      <w:pPr>
        <w:rPr>
          <w:lang w:val="en-US"/>
        </w:rPr>
      </w:pPr>
      <w:r w:rsidRPr="00480CA6">
        <w:rPr>
          <w:iCs/>
          <w:lang w:val="en-US"/>
        </w:rPr>
        <w:t>This configuration is</w:t>
      </w:r>
      <w:r>
        <w:rPr>
          <w:iCs/>
          <w:lang w:val="en-US"/>
        </w:rPr>
        <w:t xml:space="preserve"> to use your local repository create using Apache </w:t>
      </w:r>
      <w:proofErr w:type="spellStart"/>
      <w:r>
        <w:rPr>
          <w:iCs/>
          <w:lang w:val="en-US"/>
        </w:rPr>
        <w:t>Archiva</w:t>
      </w:r>
      <w:proofErr w:type="spellEnd"/>
      <w:r>
        <w:rPr>
          <w:iCs/>
          <w:lang w:val="en-US"/>
        </w:rPr>
        <w:t>.</w:t>
      </w:r>
    </w:p>
    <w:p w:rsidR="00484AFC" w:rsidRDefault="00146D69">
      <w:pPr>
        <w:pStyle w:val="Standard"/>
        <w:tabs>
          <w:tab w:val="left" w:pos="0"/>
        </w:tabs>
        <w:spacing w:before="57" w:after="57" w:line="276" w:lineRule="auto"/>
        <w:ind w:right="57" w:firstLine="57"/>
        <w:rPr>
          <w:b/>
          <w:bCs/>
          <w:sz w:val="28"/>
          <w:szCs w:val="28"/>
          <w:lang w:val="en-US"/>
        </w:rPr>
      </w:pPr>
      <w:r>
        <w:rPr>
          <w:b/>
          <w:bCs/>
          <w:sz w:val="28"/>
          <w:szCs w:val="28"/>
          <w:lang w:val="en-US"/>
        </w:rPr>
        <w:t>4.4 Configuring Jenkins Server</w:t>
      </w:r>
    </w:p>
    <w:p w:rsidR="00484AFC" w:rsidRDefault="006D2199">
      <w:pPr>
        <w:pStyle w:val="Sinespaciado"/>
        <w:rPr>
          <w:lang w:val="en-US"/>
        </w:rPr>
      </w:pPr>
      <w:r>
        <w:rPr>
          <w:lang w:val="en-US"/>
        </w:rPr>
        <w:t xml:space="preserve">Per default, </w:t>
      </w:r>
      <w:r w:rsidR="00146D69">
        <w:rPr>
          <w:lang w:val="en-US"/>
        </w:rPr>
        <w:t xml:space="preserve">Jenkins is using the 8080 port, this is the same port </w:t>
      </w:r>
      <w:r>
        <w:rPr>
          <w:lang w:val="en-US"/>
        </w:rPr>
        <w:t xml:space="preserve">like </w:t>
      </w:r>
      <w:r w:rsidR="00146D69">
        <w:rPr>
          <w:lang w:val="en-US"/>
        </w:rPr>
        <w:t>Tomcat</w:t>
      </w:r>
      <w:r>
        <w:rPr>
          <w:lang w:val="en-US"/>
        </w:rPr>
        <w:t xml:space="preserve"> uses. </w:t>
      </w:r>
      <w:r w:rsidR="00146D69">
        <w:rPr>
          <w:lang w:val="en-US"/>
        </w:rPr>
        <w:t xml:space="preserve"> </w:t>
      </w:r>
      <w:r>
        <w:rPr>
          <w:lang w:val="en-US"/>
        </w:rPr>
        <w:t xml:space="preserve">Because of </w:t>
      </w:r>
      <w:r w:rsidR="00146D69">
        <w:rPr>
          <w:lang w:val="en-US"/>
        </w:rPr>
        <w:t xml:space="preserve">that </w:t>
      </w:r>
      <w:r>
        <w:rPr>
          <w:lang w:val="en-US"/>
        </w:rPr>
        <w:t xml:space="preserve">it </w:t>
      </w:r>
      <w:r w:rsidR="00146D69">
        <w:rPr>
          <w:lang w:val="en-US"/>
        </w:rPr>
        <w:t xml:space="preserve">is necessary </w:t>
      </w:r>
      <w:r>
        <w:rPr>
          <w:lang w:val="en-US"/>
        </w:rPr>
        <w:t xml:space="preserve">to </w:t>
      </w:r>
      <w:r w:rsidR="00146D69">
        <w:rPr>
          <w:lang w:val="en-US"/>
        </w:rPr>
        <w:t>change it to another port. To change the Jenkins port you need to edit the /</w:t>
      </w:r>
      <w:proofErr w:type="spellStart"/>
      <w:r w:rsidR="00146D69">
        <w:rPr>
          <w:lang w:val="en-US"/>
        </w:rPr>
        <w:t>etc</w:t>
      </w:r>
      <w:proofErr w:type="spellEnd"/>
      <w:r w:rsidR="00146D69">
        <w:rPr>
          <w:lang w:val="en-US"/>
        </w:rPr>
        <w:t>/default/</w:t>
      </w:r>
      <w:proofErr w:type="spellStart"/>
      <w:proofErr w:type="gramStart"/>
      <w:r w:rsidR="00146D69">
        <w:rPr>
          <w:lang w:val="en-US"/>
        </w:rPr>
        <w:t>jenkins</w:t>
      </w:r>
      <w:proofErr w:type="spellEnd"/>
      <w:proofErr w:type="gramEnd"/>
      <w:r w:rsidR="00146D69">
        <w:rPr>
          <w:lang w:val="en-US"/>
        </w:rPr>
        <w:t xml:space="preserve"> configuration file and change the default port of 8080 to 8002. Here you have an example:</w:t>
      </w:r>
    </w:p>
    <w:p w:rsidR="00484AFC" w:rsidRDefault="00484AFC">
      <w:pPr>
        <w:pStyle w:val="Sinespaciado"/>
        <w:rPr>
          <w:lang w:val="en-US"/>
        </w:rPr>
      </w:pPr>
    </w:p>
    <w:p w:rsidR="00484AFC" w:rsidRPr="00480CA6" w:rsidRDefault="00146D69">
      <w:pPr>
        <w:rPr>
          <w:lang w:val="en-US"/>
        </w:rPr>
      </w:pPr>
      <w:r>
        <w:rPr>
          <w:rStyle w:val="nfasis"/>
          <w:lang w:val="en-US"/>
        </w:rPr>
        <w:t xml:space="preserve"># </w:t>
      </w:r>
      <w:proofErr w:type="gramStart"/>
      <w:r>
        <w:rPr>
          <w:rStyle w:val="nfasis"/>
          <w:lang w:val="en-US"/>
        </w:rPr>
        <w:t>port</w:t>
      </w:r>
      <w:proofErr w:type="gramEnd"/>
      <w:r>
        <w:rPr>
          <w:rStyle w:val="nfasis"/>
          <w:lang w:val="en-US"/>
        </w:rPr>
        <w:t xml:space="preserve"> for HTTP connector (default 8080; disable with -1)</w:t>
      </w:r>
      <w:r>
        <w:rPr>
          <w:rStyle w:val="nfasis"/>
          <w:lang w:val="en-US"/>
        </w:rPr>
        <w:br/>
        <w:t>HTTP_PORT=8002</w:t>
      </w:r>
    </w:p>
    <w:p w:rsidR="00484AFC" w:rsidRDefault="00484AFC">
      <w:pPr>
        <w:rPr>
          <w:lang w:val="en-US"/>
        </w:rPr>
      </w:pPr>
    </w:p>
    <w:p w:rsidR="00484AFC" w:rsidRDefault="00146D69">
      <w:pPr>
        <w:pStyle w:val="Sinespaciado"/>
        <w:rPr>
          <w:lang w:val="en-US"/>
        </w:rPr>
      </w:pPr>
      <w:r>
        <w:rPr>
          <w:lang w:val="en-US"/>
        </w:rPr>
        <w:t xml:space="preserve">After </w:t>
      </w:r>
      <w:r w:rsidR="006D2199">
        <w:rPr>
          <w:lang w:val="en-US"/>
        </w:rPr>
        <w:t xml:space="preserve">that </w:t>
      </w:r>
      <w:r>
        <w:rPr>
          <w:lang w:val="en-US"/>
        </w:rPr>
        <w:t>you need to restart the Jenkins server:</w:t>
      </w:r>
    </w:p>
    <w:p w:rsidR="00484AFC" w:rsidRDefault="00484AFC">
      <w:pPr>
        <w:rPr>
          <w:lang w:val="en-US"/>
        </w:rPr>
      </w:pPr>
    </w:p>
    <w:p w:rsidR="00484AFC" w:rsidRPr="00970127" w:rsidRDefault="00146D69">
      <w:pPr>
        <w:rPr>
          <w:lang w:val="en-US"/>
        </w:rPr>
      </w:pPr>
      <w:r>
        <w:rPr>
          <w:rStyle w:val="nfasis"/>
          <w:lang w:val="en-US"/>
        </w:rPr>
        <w:t>/</w:t>
      </w:r>
      <w:proofErr w:type="spellStart"/>
      <w:r>
        <w:rPr>
          <w:rStyle w:val="nfasis"/>
          <w:lang w:val="en-US"/>
        </w:rPr>
        <w:t>etc</w:t>
      </w:r>
      <w:proofErr w:type="spellEnd"/>
      <w:r>
        <w:rPr>
          <w:rStyle w:val="nfasis"/>
          <w:lang w:val="en-US"/>
        </w:rPr>
        <w:t>/</w:t>
      </w:r>
      <w:proofErr w:type="spellStart"/>
      <w:r>
        <w:rPr>
          <w:rStyle w:val="nfasis"/>
          <w:lang w:val="en-US"/>
        </w:rPr>
        <w:t>init.d</w:t>
      </w:r>
      <w:proofErr w:type="spellEnd"/>
      <w:r>
        <w:rPr>
          <w:rStyle w:val="nfasis"/>
          <w:lang w:val="en-US"/>
        </w:rPr>
        <w:t>/</w:t>
      </w:r>
      <w:proofErr w:type="spellStart"/>
      <w:r>
        <w:rPr>
          <w:rStyle w:val="nfasis"/>
          <w:lang w:val="en-US"/>
        </w:rPr>
        <w:t>jenkins</w:t>
      </w:r>
      <w:proofErr w:type="spellEnd"/>
      <w:r>
        <w:rPr>
          <w:rStyle w:val="nfasis"/>
          <w:lang w:val="en-US"/>
        </w:rPr>
        <w:t xml:space="preserve"> restart</w:t>
      </w:r>
    </w:p>
    <w:p w:rsidR="00484AFC" w:rsidRDefault="00484AFC">
      <w:pPr>
        <w:rPr>
          <w:lang w:val="en-US"/>
        </w:rPr>
      </w:pPr>
    </w:p>
    <w:p w:rsidR="00484AFC" w:rsidRDefault="00146D69">
      <w:pPr>
        <w:pStyle w:val="Sinespaciado"/>
        <w:rPr>
          <w:lang w:val="en-US"/>
        </w:rPr>
      </w:pPr>
      <w:r>
        <w:rPr>
          <w:lang w:val="en-US"/>
        </w:rPr>
        <w:t xml:space="preserve">Now you can access the Jenkins server using this </w:t>
      </w:r>
      <w:r w:rsidR="00913DEA">
        <w:rPr>
          <w:lang w:val="en-US"/>
        </w:rPr>
        <w:t>URL</w:t>
      </w:r>
      <w:r>
        <w:rPr>
          <w:lang w:val="en-US"/>
        </w:rPr>
        <w:t xml:space="preserve">: </w:t>
      </w:r>
      <w:r w:rsidR="00480CA6">
        <w:rPr>
          <w:lang w:val="en-US"/>
        </w:rPr>
        <w:lastRenderedPageBreak/>
        <w:t>http://&lt;your_server_ip&gt;</w:t>
      </w:r>
      <w:r>
        <w:rPr>
          <w:lang w:val="en-US"/>
        </w:rPr>
        <w:t xml:space="preserve">8002/. </w:t>
      </w:r>
    </w:p>
    <w:p w:rsidR="00484AFC" w:rsidRDefault="00484AFC">
      <w:pPr>
        <w:rPr>
          <w:lang w:val="en-US"/>
        </w:rPr>
      </w:pPr>
    </w:p>
    <w:p w:rsidR="00484AFC" w:rsidRDefault="00146D69">
      <w:pPr>
        <w:pStyle w:val="Sinespaciado"/>
        <w:rPr>
          <w:lang w:val="en-US"/>
        </w:rPr>
      </w:pPr>
      <w:r>
        <w:rPr>
          <w:lang w:val="en-US"/>
        </w:rPr>
        <w:t>Finally you can proce</w:t>
      </w:r>
      <w:r w:rsidR="00EC2021">
        <w:rPr>
          <w:lang w:val="en-US"/>
        </w:rPr>
        <w:t>ed</w:t>
      </w:r>
      <w:r>
        <w:rPr>
          <w:lang w:val="en-US"/>
        </w:rPr>
        <w:t xml:space="preserve"> to configure plug-in to integrate Sonar Server </w:t>
      </w:r>
      <w:commentRangeStart w:id="40"/>
      <w:ins w:id="41" w:author="aschulze" w:date="2012-06-05T19:06:00Z">
        <w:r w:rsidR="00051C92">
          <w:rPr>
            <w:lang w:val="en-US"/>
          </w:rPr>
          <w:t>(the reader does not know up to here what is “Sonar”, why does he need this “Sonar Server”?</w:t>
        </w:r>
      </w:ins>
      <w:commentRangeEnd w:id="40"/>
      <w:r w:rsidR="00480CA6">
        <w:rPr>
          <w:rStyle w:val="Refdecomentario"/>
        </w:rPr>
        <w:commentReference w:id="40"/>
      </w:r>
      <w:ins w:id="42" w:author="aschulze" w:date="2012-06-05T19:06:00Z">
        <w:r w:rsidR="00051C92">
          <w:rPr>
            <w:lang w:val="en-US"/>
          </w:rPr>
          <w:t xml:space="preserve"> </w:t>
        </w:r>
      </w:ins>
      <w:r>
        <w:rPr>
          <w:lang w:val="en-US"/>
        </w:rPr>
        <w:t xml:space="preserve">with Jenkins. To start </w:t>
      </w:r>
      <w:r w:rsidR="00051C92">
        <w:rPr>
          <w:lang w:val="en-US"/>
        </w:rPr>
        <w:t xml:space="preserve">it </w:t>
      </w:r>
      <w:r>
        <w:rPr>
          <w:lang w:val="en-US"/>
        </w:rPr>
        <w:t xml:space="preserve">is necessary </w:t>
      </w:r>
      <w:r w:rsidR="00051C92">
        <w:rPr>
          <w:lang w:val="en-US"/>
        </w:rPr>
        <w:t xml:space="preserve">to </w:t>
      </w:r>
      <w:r>
        <w:rPr>
          <w:lang w:val="en-US"/>
        </w:rPr>
        <w:t xml:space="preserve">configure the internet access in Jenkins, in this example we use the proxy server, to do </w:t>
      </w:r>
      <w:r w:rsidR="00051C92">
        <w:rPr>
          <w:lang w:val="en-US"/>
        </w:rPr>
        <w:t>so</w:t>
      </w:r>
      <w:r>
        <w:rPr>
          <w:lang w:val="en-US"/>
        </w:rPr>
        <w:t xml:space="preserve"> go to the administrator menu, plug-in settings, advance settings, then you can see the view to set the proxy configurations.</w:t>
      </w:r>
    </w:p>
    <w:p w:rsidR="00484AFC" w:rsidRDefault="00484AFC">
      <w:pPr>
        <w:pStyle w:val="Sinespaciado"/>
        <w:rPr>
          <w:lang w:val="en-US"/>
        </w:rPr>
      </w:pPr>
    </w:p>
    <w:p w:rsidR="00484AFC" w:rsidRPr="00AD6A3A" w:rsidRDefault="00912DCB">
      <w:pPr>
        <w:rPr>
          <w:lang w:val="en-US"/>
        </w:rPr>
      </w:pPr>
      <w:r w:rsidRPr="00912DCB">
        <w:rPr>
          <w:noProof/>
          <w:lang w:val="en-US" w:eastAsia="en-US" w:bidi="ar-SA"/>
        </w:rPr>
        <w:t xml:space="preserve"> </w:t>
      </w:r>
      <w:r w:rsidRPr="00912DCB">
        <w:drawing>
          <wp:inline distT="0" distB="0" distL="0" distR="0" wp14:anchorId="516165F4" wp14:editId="209130D6">
            <wp:extent cx="5399405" cy="21614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9405" cy="2161493"/>
                    </a:xfrm>
                    <a:prstGeom prst="rect">
                      <a:avLst/>
                    </a:prstGeom>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1</w:t>
      </w:r>
      <w:r>
        <w:rPr>
          <w:sz w:val="20"/>
          <w:szCs w:val="20"/>
          <w:lang w:val="en-US"/>
        </w:rPr>
        <w:t xml:space="preserve"> Example to proxy configuration in Jenkins.</w:t>
      </w:r>
    </w:p>
    <w:p w:rsidR="00484AFC" w:rsidRDefault="00484AFC">
      <w:pPr>
        <w:pStyle w:val="Sinespaciado"/>
        <w:rPr>
          <w:lang w:val="en-US"/>
        </w:rPr>
      </w:pPr>
    </w:p>
    <w:p w:rsidR="00484AFC" w:rsidRDefault="00146D69">
      <w:pPr>
        <w:pStyle w:val="Sinespaciado"/>
        <w:rPr>
          <w:lang w:val="en-US"/>
        </w:rPr>
      </w:pPr>
      <w:r>
        <w:rPr>
          <w:lang w:val="en-US"/>
        </w:rPr>
        <w:t>Finally you can install the Sonar plug-in</w:t>
      </w:r>
      <w:ins w:id="43" w:author="aschulze" w:date="2012-06-05T19:07:00Z">
        <w:r w:rsidR="00B03404">
          <w:rPr>
            <w:lang w:val="en-US"/>
          </w:rPr>
          <w:t xml:space="preserve"> </w:t>
        </w:r>
        <w:commentRangeStart w:id="44"/>
        <w:r w:rsidR="00B03404">
          <w:rPr>
            <w:lang w:val="en-US"/>
          </w:rPr>
          <w:t>(“plug-in”? Above yo</w:t>
        </w:r>
        <w:r w:rsidR="0007763B">
          <w:rPr>
            <w:lang w:val="en-US"/>
          </w:rPr>
          <w:t>u</w:t>
        </w:r>
        <w:r w:rsidR="00B03404">
          <w:rPr>
            <w:lang w:val="en-US"/>
          </w:rPr>
          <w:t xml:space="preserve"> </w:t>
        </w:r>
        <w:r w:rsidR="0007763B">
          <w:rPr>
            <w:lang w:val="en-US"/>
          </w:rPr>
          <w:t>mention a</w:t>
        </w:r>
        <w:r w:rsidR="00B03404">
          <w:rPr>
            <w:lang w:val="en-US"/>
          </w:rPr>
          <w:t xml:space="preserve"> “</w:t>
        </w:r>
        <w:r w:rsidR="0007763B">
          <w:rPr>
            <w:lang w:val="en-US"/>
          </w:rPr>
          <w:t xml:space="preserve">Sonar </w:t>
        </w:r>
        <w:r w:rsidR="00B03404">
          <w:rPr>
            <w:lang w:val="en-US"/>
          </w:rPr>
          <w:t>server”. What is it about here?)</w:t>
        </w:r>
      </w:ins>
      <w:commentRangeEnd w:id="44"/>
      <w:r w:rsidR="00480CA6">
        <w:rPr>
          <w:rStyle w:val="Refdecomentario"/>
        </w:rPr>
        <w:commentReference w:id="44"/>
      </w:r>
      <w:r>
        <w:rPr>
          <w:lang w:val="en-US"/>
        </w:rPr>
        <w:t>. To install it, go to the administration menu, plug-in settings, in the plug-ins tabs, find and select the sonar plug-in y press the “download new and install after restart” button.</w:t>
      </w:r>
    </w:p>
    <w:p w:rsidR="00484AFC" w:rsidRDefault="00484AFC">
      <w:pPr>
        <w:pStyle w:val="Standard"/>
        <w:tabs>
          <w:tab w:val="left" w:pos="0"/>
        </w:tabs>
        <w:spacing w:before="57" w:after="57" w:line="276" w:lineRule="auto"/>
        <w:ind w:right="57" w:firstLine="57"/>
        <w:rPr>
          <w:sz w:val="20"/>
          <w:szCs w:val="20"/>
          <w:lang w:val="en-US"/>
        </w:rPr>
      </w:pPr>
    </w:p>
    <w:p w:rsidR="00484AFC" w:rsidRDefault="00146D69">
      <w:pPr>
        <w:pStyle w:val="Textbody"/>
        <w:tabs>
          <w:tab w:val="left" w:pos="0"/>
        </w:tabs>
        <w:spacing w:before="57" w:after="57" w:line="360" w:lineRule="auto"/>
        <w:ind w:right="57"/>
        <w:jc w:val="both"/>
        <w:rPr>
          <w:rFonts w:ascii="Arial" w:hAnsi="Arial" w:cs="Arial"/>
          <w:b/>
          <w:bCs/>
          <w:color w:val="000000"/>
          <w:sz w:val="28"/>
          <w:szCs w:val="28"/>
          <w:lang w:val="en-US"/>
        </w:rPr>
      </w:pPr>
      <w:r>
        <w:rPr>
          <w:rFonts w:ascii="Arial" w:hAnsi="Arial" w:cs="Arial"/>
          <w:b/>
          <w:bCs/>
          <w:color w:val="000000"/>
          <w:sz w:val="28"/>
          <w:szCs w:val="28"/>
          <w:lang w:val="en-US"/>
        </w:rPr>
        <w:t>5. Administration of the applications.</w:t>
      </w:r>
    </w:p>
    <w:p w:rsidR="00484AFC" w:rsidRPr="00AF7633" w:rsidRDefault="00146D69">
      <w:pPr>
        <w:pStyle w:val="Standard"/>
        <w:tabs>
          <w:tab w:val="left" w:pos="0"/>
        </w:tabs>
        <w:spacing w:before="57" w:after="57" w:line="276" w:lineRule="auto"/>
        <w:rPr>
          <w:lang w:val="en-US"/>
        </w:rPr>
      </w:pPr>
      <w:r>
        <w:rPr>
          <w:rFonts w:ascii="Arial" w:eastAsia="Arial" w:hAnsi="Arial" w:cs="Arial"/>
          <w:b/>
          <w:bCs/>
          <w:color w:val="000000"/>
          <w:sz w:val="28"/>
          <w:szCs w:val="28"/>
          <w:lang w:val="en-US"/>
        </w:rPr>
        <w:t>5.1 Subversion administration.</w:t>
      </w:r>
    </w:p>
    <w:p w:rsidR="00484AFC" w:rsidRDefault="00484AFC">
      <w:pPr>
        <w:pStyle w:val="Sinespaciado"/>
        <w:rPr>
          <w:b/>
          <w:lang w:val="en-US"/>
        </w:rPr>
      </w:pPr>
    </w:p>
    <w:p w:rsidR="00484AFC" w:rsidRDefault="00146D69">
      <w:pPr>
        <w:pStyle w:val="Sinespaciado"/>
        <w:rPr>
          <w:lang w:val="en-US"/>
        </w:rPr>
      </w:pPr>
      <w:r>
        <w:rPr>
          <w:lang w:val="en-US"/>
        </w:rPr>
        <w:t xml:space="preserve">The first step of the subversion administration is </w:t>
      </w:r>
      <w:r w:rsidR="000D4C3B">
        <w:rPr>
          <w:lang w:val="en-US"/>
        </w:rPr>
        <w:t xml:space="preserve">to create the </w:t>
      </w:r>
      <w:r>
        <w:rPr>
          <w:lang w:val="en-US"/>
        </w:rPr>
        <w:t>user</w:t>
      </w:r>
      <w:r w:rsidR="000D4C3B">
        <w:rPr>
          <w:lang w:val="en-US"/>
        </w:rPr>
        <w:t>s</w:t>
      </w:r>
      <w:r>
        <w:rPr>
          <w:lang w:val="en-US"/>
        </w:rPr>
        <w:t xml:space="preserve">. You can create a new Subversion user using the </w:t>
      </w:r>
      <w:r w:rsidR="0082139C">
        <w:rPr>
          <w:lang w:val="en-US"/>
        </w:rPr>
        <w:t xml:space="preserve">apache </w:t>
      </w:r>
      <w:proofErr w:type="spellStart"/>
      <w:r>
        <w:rPr>
          <w:lang w:val="en-US"/>
        </w:rPr>
        <w:t>htpasswd</w:t>
      </w:r>
      <w:proofErr w:type="spellEnd"/>
      <w:r>
        <w:rPr>
          <w:lang w:val="en-US"/>
        </w:rPr>
        <w:t xml:space="preserve"> command at the console. Only for the first time to create a user is use the –mc parameter</w:t>
      </w:r>
      <w:r w:rsidR="006B2E37">
        <w:rPr>
          <w:lang w:val="en-US"/>
        </w:rPr>
        <w:t>, because the m parameter is to create the files where the users will be save</w:t>
      </w:r>
      <w:r>
        <w:rPr>
          <w:lang w:val="en-US"/>
        </w:rPr>
        <w:t>, the other time only use the –c parameter. Now you can see an example to create the first user in Subversion.</w:t>
      </w:r>
    </w:p>
    <w:p w:rsidR="00484AFC" w:rsidRDefault="00484AFC">
      <w:pPr>
        <w:rPr>
          <w:lang w:val="en-US"/>
        </w:rPr>
      </w:pPr>
    </w:p>
    <w:p w:rsidR="00484AFC" w:rsidRPr="006B2E37" w:rsidRDefault="00146D69">
      <w:pPr>
        <w:rPr>
          <w:lang w:val="en-US"/>
        </w:rPr>
      </w:pPr>
      <w:proofErr w:type="spellStart"/>
      <w:proofErr w:type="gramStart"/>
      <w:r>
        <w:rPr>
          <w:rStyle w:val="nfasis"/>
          <w:lang w:val="en-US"/>
        </w:rPr>
        <w:t>htpasswd</w:t>
      </w:r>
      <w:proofErr w:type="spellEnd"/>
      <w:proofErr w:type="gramEnd"/>
      <w:r>
        <w:rPr>
          <w:rStyle w:val="nfasis"/>
          <w:lang w:val="en-US"/>
        </w:rPr>
        <w:t xml:space="preserve"> -mc /</w:t>
      </w:r>
      <w:proofErr w:type="spellStart"/>
      <w:r>
        <w:rPr>
          <w:rStyle w:val="nfasis"/>
          <w:lang w:val="en-US"/>
        </w:rPr>
        <w:t>etc</w:t>
      </w:r>
      <w:proofErr w:type="spellEnd"/>
      <w:r>
        <w:rPr>
          <w:rStyle w:val="nfasis"/>
          <w:lang w:val="en-US"/>
        </w:rPr>
        <w:t xml:space="preserve">/apache2/passwords </w:t>
      </w:r>
      <w:r w:rsidR="006B2E37">
        <w:rPr>
          <w:rStyle w:val="nfasis"/>
          <w:lang w:val="en-US"/>
        </w:rPr>
        <w:t>user</w:t>
      </w:r>
      <w:r w:rsidR="006B2E37">
        <w:rPr>
          <w:rStyle w:val="nfasis"/>
          <w:lang w:val="en-US"/>
        </w:rPr>
        <w:t xml:space="preserve"> </w:t>
      </w:r>
    </w:p>
    <w:p w:rsidR="00484AFC" w:rsidRPr="00962060" w:rsidRDefault="00484AFC">
      <w:pPr>
        <w:pStyle w:val="Sinespaciado"/>
        <w:rPr>
          <w:lang w:val="en-US"/>
        </w:rPr>
      </w:pPr>
    </w:p>
    <w:p w:rsidR="00484AFC" w:rsidRDefault="00146D69">
      <w:pPr>
        <w:pStyle w:val="Sinespaciado"/>
        <w:rPr>
          <w:lang w:val="en-US"/>
        </w:rPr>
      </w:pPr>
      <w:r>
        <w:rPr>
          <w:lang w:val="en-US"/>
        </w:rPr>
        <w:t>The other step is to set the security in subversion. To do</w:t>
      </w:r>
      <w:r w:rsidR="009C69B8">
        <w:rPr>
          <w:lang w:val="en-US"/>
        </w:rPr>
        <w:t xml:space="preserve"> so</w:t>
      </w:r>
      <w:r>
        <w:rPr>
          <w:lang w:val="en-US"/>
        </w:rPr>
        <w:t xml:space="preserve"> it is necessary </w:t>
      </w:r>
      <w:r w:rsidR="00F11C3A">
        <w:rPr>
          <w:lang w:val="en-US"/>
        </w:rPr>
        <w:t xml:space="preserve">to </w:t>
      </w:r>
      <w:r>
        <w:rPr>
          <w:lang w:val="en-US"/>
        </w:rPr>
        <w:t xml:space="preserve">edit the </w:t>
      </w:r>
      <w:r w:rsidR="003A0BFD">
        <w:rPr>
          <w:lang w:val="en-US"/>
        </w:rPr>
        <w:t xml:space="preserve">file </w:t>
      </w:r>
      <w:r>
        <w:rPr>
          <w:lang w:val="en-US"/>
        </w:rPr>
        <w:t>/home/</w:t>
      </w:r>
      <w:proofErr w:type="spellStart"/>
      <w:r>
        <w:rPr>
          <w:lang w:val="en-US"/>
        </w:rPr>
        <w:t>usuario</w:t>
      </w:r>
      <w:proofErr w:type="spellEnd"/>
      <w:r>
        <w:rPr>
          <w:lang w:val="en-US"/>
        </w:rPr>
        <w:t>/</w:t>
      </w:r>
      <w:proofErr w:type="spellStart"/>
      <w:r>
        <w:rPr>
          <w:lang w:val="en-US"/>
        </w:rPr>
        <w:t>svn</w:t>
      </w:r>
      <w:proofErr w:type="spellEnd"/>
      <w:r>
        <w:rPr>
          <w:lang w:val="en-US"/>
        </w:rPr>
        <w:t>/</w:t>
      </w:r>
      <w:proofErr w:type="spellStart"/>
      <w:r>
        <w:rPr>
          <w:lang w:val="en-US"/>
        </w:rPr>
        <w:t>authz</w:t>
      </w:r>
      <w:proofErr w:type="spellEnd"/>
      <w:r>
        <w:rPr>
          <w:lang w:val="en-US"/>
        </w:rPr>
        <w:t xml:space="preserve">. </w:t>
      </w:r>
      <w:r w:rsidR="006558D6">
        <w:rPr>
          <w:lang w:val="en-US"/>
        </w:rPr>
        <w:t xml:space="preserve">The first </w:t>
      </w:r>
      <w:r>
        <w:rPr>
          <w:lang w:val="en-US"/>
        </w:rPr>
        <w:t xml:space="preserve">step to configure the security is creating the groups. Following you can see </w:t>
      </w:r>
      <w:r w:rsidR="006558D6">
        <w:rPr>
          <w:lang w:val="en-US"/>
        </w:rPr>
        <w:t>an</w:t>
      </w:r>
      <w:r>
        <w:rPr>
          <w:lang w:val="en-US"/>
        </w:rPr>
        <w:t xml:space="preserve"> example to create a new group.</w:t>
      </w:r>
    </w:p>
    <w:p w:rsidR="00484AFC" w:rsidRDefault="00484AFC">
      <w:pPr>
        <w:rPr>
          <w:lang w:val="en-US"/>
        </w:rPr>
      </w:pPr>
    </w:p>
    <w:p w:rsidR="00484AFC" w:rsidRPr="002C324A" w:rsidRDefault="00146D69">
      <w:pPr>
        <w:rPr>
          <w:lang w:val="en-US"/>
        </w:rPr>
      </w:pPr>
      <w:r>
        <w:rPr>
          <w:rStyle w:val="nfasis"/>
          <w:lang w:val="en-US"/>
        </w:rPr>
        <w:t>[</w:t>
      </w:r>
      <w:proofErr w:type="gramStart"/>
      <w:r>
        <w:rPr>
          <w:rStyle w:val="nfasis"/>
          <w:lang w:val="en-US"/>
        </w:rPr>
        <w:t>groups</w:t>
      </w:r>
      <w:proofErr w:type="gramEnd"/>
      <w:r>
        <w:rPr>
          <w:rStyle w:val="nfasis"/>
          <w:lang w:val="en-US"/>
        </w:rPr>
        <w:t xml:space="preserve">] </w:t>
      </w:r>
      <w:r>
        <w:rPr>
          <w:rStyle w:val="nfasis"/>
          <w:lang w:val="en-US"/>
        </w:rPr>
        <w:br/>
        <w:t xml:space="preserve">admins = </w:t>
      </w:r>
      <w:r w:rsidR="002C324A">
        <w:rPr>
          <w:rStyle w:val="nfasis"/>
          <w:lang w:val="en-US"/>
        </w:rPr>
        <w:t>user1</w:t>
      </w:r>
      <w:r>
        <w:rPr>
          <w:rStyle w:val="nfasis"/>
          <w:lang w:val="en-US"/>
        </w:rPr>
        <w:t xml:space="preserve">, </w:t>
      </w:r>
      <w:r w:rsidR="002C324A">
        <w:rPr>
          <w:rStyle w:val="nfasis"/>
          <w:lang w:val="en-US"/>
        </w:rPr>
        <w:t>user2</w:t>
      </w:r>
    </w:p>
    <w:p w:rsidR="00484AFC" w:rsidRDefault="00484AFC">
      <w:pPr>
        <w:rPr>
          <w:lang w:val="en-US"/>
        </w:rPr>
      </w:pPr>
    </w:p>
    <w:p w:rsidR="00484AFC" w:rsidRDefault="006558D6">
      <w:pPr>
        <w:pStyle w:val="Sinespaciado"/>
        <w:rPr>
          <w:lang w:val="en-US"/>
        </w:rPr>
      </w:pPr>
      <w:r>
        <w:rPr>
          <w:lang w:val="en-US"/>
        </w:rPr>
        <w:t xml:space="preserve">The next </w:t>
      </w:r>
      <w:r w:rsidR="00146D69">
        <w:rPr>
          <w:lang w:val="en-US"/>
        </w:rPr>
        <w:t xml:space="preserve">step is </w:t>
      </w:r>
      <w:r>
        <w:rPr>
          <w:lang w:val="en-US"/>
        </w:rPr>
        <w:t xml:space="preserve">to </w:t>
      </w:r>
      <w:r w:rsidR="00146D69">
        <w:rPr>
          <w:lang w:val="en-US"/>
        </w:rPr>
        <w:t xml:space="preserve">assign privileges to </w:t>
      </w:r>
      <w:r>
        <w:rPr>
          <w:lang w:val="en-US"/>
        </w:rPr>
        <w:t xml:space="preserve">the </w:t>
      </w:r>
      <w:r w:rsidR="00146D69">
        <w:rPr>
          <w:lang w:val="en-US"/>
        </w:rPr>
        <w:t xml:space="preserve">group. Here you can see an example </w:t>
      </w:r>
      <w:r>
        <w:rPr>
          <w:lang w:val="en-US"/>
        </w:rPr>
        <w:t xml:space="preserve">how </w:t>
      </w:r>
      <w:r w:rsidR="00146D69">
        <w:rPr>
          <w:lang w:val="en-US"/>
        </w:rPr>
        <w:t xml:space="preserve">to do </w:t>
      </w:r>
      <w:r>
        <w:rPr>
          <w:lang w:val="en-US"/>
        </w:rPr>
        <w:t>so</w:t>
      </w:r>
      <w:r w:rsidR="00146D69">
        <w:rPr>
          <w:lang w:val="en-US"/>
        </w:rPr>
        <w:t>.</w:t>
      </w:r>
    </w:p>
    <w:p w:rsidR="00484AFC" w:rsidRDefault="00484AFC">
      <w:pPr>
        <w:rPr>
          <w:lang w:val="en-US"/>
        </w:rPr>
      </w:pPr>
    </w:p>
    <w:p w:rsidR="00484AFC" w:rsidRPr="002C324A" w:rsidRDefault="00146D69">
      <w:pPr>
        <w:rPr>
          <w:lang w:val="en-US"/>
        </w:rPr>
      </w:pPr>
      <w:r>
        <w:rPr>
          <w:rStyle w:val="nfasis"/>
          <w:lang w:val="en-US"/>
        </w:rPr>
        <w:lastRenderedPageBreak/>
        <w:t xml:space="preserve">[/] </w:t>
      </w:r>
      <w:r>
        <w:rPr>
          <w:rStyle w:val="nfasis"/>
          <w:lang w:val="en-US"/>
        </w:rPr>
        <w:br/>
        <w:t xml:space="preserve">@admins = </w:t>
      </w:r>
      <w:proofErr w:type="spellStart"/>
      <w:r>
        <w:rPr>
          <w:rStyle w:val="nfasis"/>
          <w:lang w:val="en-US"/>
        </w:rPr>
        <w:t>rw</w:t>
      </w:r>
      <w:proofErr w:type="spellEnd"/>
    </w:p>
    <w:p w:rsidR="00AC108A" w:rsidRDefault="00AC108A">
      <w:pPr>
        <w:pStyle w:val="Standard"/>
        <w:tabs>
          <w:tab w:val="left" w:pos="0"/>
        </w:tabs>
        <w:spacing w:before="57" w:after="57" w:line="276" w:lineRule="auto"/>
        <w:ind w:right="57" w:firstLine="57"/>
        <w:rPr>
          <w:rFonts w:ascii="Arial" w:eastAsia="Arial" w:hAnsi="Arial" w:cs="Arial"/>
          <w:bCs/>
          <w:color w:val="000000"/>
          <w:lang w:val="en-US"/>
        </w:rPr>
      </w:pPr>
      <w:r>
        <w:rPr>
          <w:rFonts w:ascii="Arial" w:eastAsia="Arial" w:hAnsi="Arial" w:cs="Arial"/>
          <w:bCs/>
          <w:color w:val="000000"/>
          <w:lang w:val="en-US"/>
        </w:rPr>
        <w:t>How you can see, we assign read/write privileges to the admins group.</w:t>
      </w:r>
    </w:p>
    <w:p w:rsidR="000A4732" w:rsidRPr="00CF16BA" w:rsidRDefault="000A4732">
      <w:pPr>
        <w:pStyle w:val="Standard"/>
        <w:tabs>
          <w:tab w:val="left" w:pos="0"/>
        </w:tabs>
        <w:spacing w:before="57" w:after="57" w:line="276" w:lineRule="auto"/>
        <w:ind w:right="57" w:firstLine="57"/>
        <w:rPr>
          <w:rFonts w:ascii="Arial" w:eastAsia="Arial" w:hAnsi="Arial" w:cs="Arial"/>
          <w:bCs/>
          <w:color w:val="000000"/>
          <w:lang w:val="en-US"/>
        </w:rPr>
      </w:pPr>
    </w:p>
    <w:p w:rsidR="00484AFC" w:rsidRDefault="00146D69">
      <w:pPr>
        <w:pStyle w:val="Standard"/>
        <w:tabs>
          <w:tab w:val="left" w:pos="0"/>
        </w:tabs>
        <w:spacing w:before="57" w:after="57" w:line="276" w:lineRule="auto"/>
        <w:ind w:right="57" w:firstLine="57"/>
        <w:rPr>
          <w:rFonts w:ascii="Arial" w:eastAsia="Arial" w:hAnsi="Arial" w:cs="Arial"/>
          <w:b/>
          <w:bCs/>
          <w:color w:val="000000"/>
          <w:sz w:val="28"/>
          <w:szCs w:val="28"/>
          <w:lang w:val="en-US"/>
        </w:rPr>
      </w:pPr>
      <w:r>
        <w:rPr>
          <w:rFonts w:ascii="Arial" w:eastAsia="Arial" w:hAnsi="Arial" w:cs="Arial"/>
          <w:b/>
          <w:bCs/>
          <w:color w:val="000000"/>
          <w:sz w:val="28"/>
          <w:szCs w:val="28"/>
          <w:lang w:val="en-US"/>
        </w:rPr>
        <w:t xml:space="preserve">5.2 Apache </w:t>
      </w:r>
      <w:proofErr w:type="spellStart"/>
      <w:r>
        <w:rPr>
          <w:rFonts w:ascii="Arial" w:eastAsia="Arial" w:hAnsi="Arial" w:cs="Arial"/>
          <w:b/>
          <w:bCs/>
          <w:color w:val="000000"/>
          <w:sz w:val="28"/>
          <w:szCs w:val="28"/>
          <w:lang w:val="en-US"/>
        </w:rPr>
        <w:t>Archiva</w:t>
      </w:r>
      <w:proofErr w:type="spellEnd"/>
      <w:r>
        <w:rPr>
          <w:rFonts w:ascii="Arial" w:eastAsia="Arial" w:hAnsi="Arial" w:cs="Arial"/>
          <w:b/>
          <w:bCs/>
          <w:color w:val="000000"/>
          <w:sz w:val="28"/>
          <w:szCs w:val="28"/>
          <w:lang w:val="en-US"/>
        </w:rPr>
        <w:t xml:space="preserve"> administration.</w:t>
      </w:r>
    </w:p>
    <w:p w:rsidR="00484AFC" w:rsidRDefault="00146D69">
      <w:pPr>
        <w:pStyle w:val="Sinespaciado"/>
        <w:rPr>
          <w:lang w:val="en-US"/>
        </w:rPr>
      </w:pPr>
      <w:r>
        <w:rPr>
          <w:lang w:val="en-US"/>
        </w:rPr>
        <w:t xml:space="preserve">When you enter </w:t>
      </w:r>
      <w:r w:rsidR="00DC01F0">
        <w:rPr>
          <w:lang w:val="en-US"/>
        </w:rPr>
        <w:t>in</w:t>
      </w:r>
      <w:r>
        <w:rPr>
          <w:lang w:val="en-US"/>
        </w:rPr>
        <w:t xml:space="preserve">to Apache </w:t>
      </w:r>
      <w:proofErr w:type="spellStart"/>
      <w:r>
        <w:rPr>
          <w:lang w:val="en-US"/>
        </w:rPr>
        <w:t>Archiva</w:t>
      </w:r>
      <w:proofErr w:type="spellEnd"/>
      <w:r>
        <w:rPr>
          <w:lang w:val="en-US"/>
        </w:rPr>
        <w:t xml:space="preserve"> the first time, </w:t>
      </w:r>
      <w:proofErr w:type="spellStart"/>
      <w:r>
        <w:rPr>
          <w:lang w:val="en-US"/>
        </w:rPr>
        <w:t>Archiva</w:t>
      </w:r>
      <w:proofErr w:type="spellEnd"/>
      <w:r>
        <w:rPr>
          <w:lang w:val="en-US"/>
        </w:rPr>
        <w:t xml:space="preserve"> show</w:t>
      </w:r>
      <w:r w:rsidR="00DC01F0">
        <w:rPr>
          <w:lang w:val="en-US"/>
        </w:rPr>
        <w:t>s</w:t>
      </w:r>
      <w:r>
        <w:rPr>
          <w:lang w:val="en-US"/>
        </w:rPr>
        <w:t xml:space="preserve"> you a view to create the administration user. </w:t>
      </w:r>
      <w:r w:rsidR="00DC01F0">
        <w:rPr>
          <w:lang w:val="en-US"/>
        </w:rPr>
        <w:t xml:space="preserve">Attached </w:t>
      </w:r>
      <w:r>
        <w:rPr>
          <w:lang w:val="en-US"/>
        </w:rPr>
        <w:t>you see an example of this view.</w:t>
      </w:r>
    </w:p>
    <w:p w:rsidR="00484AFC" w:rsidRDefault="00484AFC">
      <w:pPr>
        <w:pStyle w:val="Sinespaciado"/>
        <w:rPr>
          <w:lang w:val="en-US"/>
        </w:rPr>
      </w:pPr>
    </w:p>
    <w:p w:rsidR="00484AFC" w:rsidRDefault="00146D69">
      <w:r>
        <w:rPr>
          <w:noProof/>
          <w:lang w:val="en-US" w:eastAsia="en-US" w:bidi="ar-SA"/>
        </w:rPr>
        <w:drawing>
          <wp:inline distT="0" distB="0" distL="0" distR="0">
            <wp:extent cx="5703387" cy="1854695"/>
            <wp:effectExtent l="0" t="0" r="0" b="0"/>
            <wp:docPr id="3"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blip>
                    <a:srcRect/>
                    <a:stretch>
                      <a:fillRect/>
                    </a:stretch>
                  </pic:blipFill>
                  <pic:spPr>
                    <a:xfrm>
                      <a:off x="0" y="0"/>
                      <a:ext cx="5703387" cy="1854695"/>
                    </a:xfrm>
                    <a:prstGeom prst="rect">
                      <a:avLst/>
                    </a:prstGeom>
                    <a:noFill/>
                    <a:ln>
                      <a:noFill/>
                      <a:prstDash/>
                    </a:ln>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2</w:t>
      </w:r>
      <w:r>
        <w:rPr>
          <w:sz w:val="20"/>
          <w:szCs w:val="20"/>
          <w:lang w:val="en-US"/>
        </w:rPr>
        <w:t xml:space="preserve"> Form to create an administration user in Apache </w:t>
      </w:r>
      <w:proofErr w:type="spellStart"/>
      <w:r>
        <w:rPr>
          <w:sz w:val="20"/>
          <w:szCs w:val="20"/>
          <w:lang w:val="en-US"/>
        </w:rPr>
        <w:t>Archiva</w:t>
      </w:r>
      <w:proofErr w:type="spellEnd"/>
      <w:r>
        <w:rPr>
          <w:sz w:val="20"/>
          <w:szCs w:val="20"/>
          <w:lang w:val="en-US"/>
        </w:rPr>
        <w:t>.</w:t>
      </w:r>
    </w:p>
    <w:p w:rsidR="008C2D79" w:rsidRDefault="00CF16BA">
      <w:pPr>
        <w:pStyle w:val="Standard"/>
        <w:tabs>
          <w:tab w:val="left" w:pos="0"/>
        </w:tabs>
        <w:spacing w:before="57" w:after="57" w:line="276" w:lineRule="auto"/>
        <w:ind w:right="57" w:firstLine="57"/>
        <w:rPr>
          <w:lang w:val="en-US"/>
        </w:rPr>
      </w:pPr>
      <w:r>
        <w:rPr>
          <w:lang w:val="en-US"/>
        </w:rPr>
        <w:t xml:space="preserve">At the Apache </w:t>
      </w:r>
      <w:proofErr w:type="spellStart"/>
      <w:r>
        <w:rPr>
          <w:lang w:val="en-US"/>
        </w:rPr>
        <w:t>Archiva</w:t>
      </w:r>
      <w:proofErr w:type="spellEnd"/>
      <w:r>
        <w:rPr>
          <w:lang w:val="en-US"/>
        </w:rPr>
        <w:t>, you only need one account, the administrator user, the other people can access without user.</w:t>
      </w:r>
      <w:ins w:id="45" w:author="aschulze" w:date="2012-06-05T19:18:00Z">
        <w:del w:id="46" w:author="carlos" w:date="2012-06-12T13:37:00Z">
          <w:r w:rsidR="00B5523A" w:rsidDel="00CF16BA">
            <w:rPr>
              <w:lang w:val="en-US"/>
            </w:rPr>
            <w:delText xml:space="preserve"> </w:delText>
          </w:r>
        </w:del>
      </w:ins>
    </w:p>
    <w:p w:rsidR="00484AFC" w:rsidRPr="00DF17F1" w:rsidRDefault="00146D69">
      <w:pPr>
        <w:pStyle w:val="Standard"/>
        <w:tabs>
          <w:tab w:val="left" w:pos="0"/>
        </w:tabs>
        <w:spacing w:before="57" w:after="57" w:line="276" w:lineRule="auto"/>
        <w:ind w:right="57" w:firstLine="57"/>
        <w:rPr>
          <w:lang w:val="en-US"/>
        </w:rPr>
      </w:pPr>
      <w:r>
        <w:rPr>
          <w:rFonts w:ascii="Arial" w:eastAsia="Arial" w:hAnsi="Arial" w:cs="Arial"/>
          <w:b/>
          <w:bCs/>
          <w:color w:val="000000"/>
          <w:sz w:val="28"/>
          <w:szCs w:val="28"/>
          <w:lang w:val="en-US"/>
        </w:rPr>
        <w:t>5.3 Jenkins Administration.</w:t>
      </w:r>
    </w:p>
    <w:p w:rsidR="00484AFC" w:rsidRDefault="00EA3BF3">
      <w:pPr>
        <w:pStyle w:val="Sinespaciado"/>
        <w:rPr>
          <w:lang w:val="en-US"/>
        </w:rPr>
      </w:pPr>
      <w:r>
        <w:rPr>
          <w:lang w:val="en-US"/>
        </w:rPr>
        <w:t>T</w:t>
      </w:r>
      <w:r w:rsidR="00146D69">
        <w:rPr>
          <w:lang w:val="en-US"/>
        </w:rPr>
        <w:t xml:space="preserve">he first step to administer Jenkins is to apply security </w:t>
      </w:r>
      <w:r w:rsidR="005030D7">
        <w:rPr>
          <w:lang w:val="en-US"/>
        </w:rPr>
        <w:t>to the Jenkins server</w:t>
      </w:r>
      <w:r w:rsidR="00146D69">
        <w:rPr>
          <w:lang w:val="en-US"/>
        </w:rPr>
        <w:t>. Configur</w:t>
      </w:r>
      <w:r w:rsidR="0035163D">
        <w:rPr>
          <w:lang w:val="en-US"/>
        </w:rPr>
        <w:t>ing</w:t>
      </w:r>
      <w:r w:rsidR="00146D69">
        <w:rPr>
          <w:lang w:val="en-US"/>
        </w:rPr>
        <w:t xml:space="preserve"> security in Jenkins is very easy</w:t>
      </w:r>
      <w:r w:rsidR="0035163D">
        <w:rPr>
          <w:lang w:val="en-US"/>
        </w:rPr>
        <w:t>.</w:t>
      </w:r>
      <w:r w:rsidR="00146D69">
        <w:rPr>
          <w:lang w:val="en-US"/>
        </w:rPr>
        <w:t xml:space="preserve"> </w:t>
      </w:r>
      <w:r w:rsidR="0035163D">
        <w:rPr>
          <w:lang w:val="en-US"/>
        </w:rPr>
        <w:t xml:space="preserve">Simply </w:t>
      </w:r>
      <w:r w:rsidR="00146D69">
        <w:rPr>
          <w:lang w:val="en-US"/>
        </w:rPr>
        <w:t>open the primary configuration page in Jenkins and activ</w:t>
      </w:r>
      <w:r w:rsidR="0035163D">
        <w:rPr>
          <w:lang w:val="en-US"/>
        </w:rPr>
        <w:t>ate</w:t>
      </w:r>
      <w:r w:rsidR="00146D69">
        <w:rPr>
          <w:lang w:val="en-US"/>
        </w:rPr>
        <w:t xml:space="preserve"> the security</w:t>
      </w:r>
      <w:r w:rsidR="0035163D">
        <w:rPr>
          <w:lang w:val="en-US"/>
        </w:rPr>
        <w:t xml:space="preserve"> by</w:t>
      </w:r>
      <w:r w:rsidR="00146D69">
        <w:rPr>
          <w:lang w:val="en-US"/>
        </w:rPr>
        <w:t xml:space="preserve"> clicking at the “Enable security”</w:t>
      </w:r>
      <w:r w:rsidR="0035163D">
        <w:rPr>
          <w:lang w:val="en-US"/>
        </w:rPr>
        <w:t xml:space="preserve"> checkbox</w:t>
      </w:r>
      <w:r w:rsidR="00146D69">
        <w:rPr>
          <w:lang w:val="en-US"/>
        </w:rPr>
        <w:t xml:space="preserve">. </w:t>
      </w:r>
      <w:r w:rsidR="00E368C8">
        <w:rPr>
          <w:lang w:val="en-US"/>
        </w:rPr>
        <w:t>The screenshot</w:t>
      </w:r>
      <w:r w:rsidR="00146D69">
        <w:rPr>
          <w:lang w:val="en-US"/>
        </w:rPr>
        <w:t xml:space="preserve"> </w:t>
      </w:r>
      <w:r w:rsidR="00E368C8">
        <w:rPr>
          <w:lang w:val="en-US"/>
        </w:rPr>
        <w:t xml:space="preserve">shows </w:t>
      </w:r>
      <w:r w:rsidR="00146D69">
        <w:rPr>
          <w:lang w:val="en-US"/>
        </w:rPr>
        <w:t xml:space="preserve">an example </w:t>
      </w:r>
      <w:r w:rsidR="00840ADD">
        <w:rPr>
          <w:lang w:val="en-US"/>
        </w:rPr>
        <w:t xml:space="preserve">how </w:t>
      </w:r>
      <w:r w:rsidR="00146D69">
        <w:rPr>
          <w:lang w:val="en-US"/>
        </w:rPr>
        <w:t>to enable the security in Jenkins Server.</w:t>
      </w:r>
    </w:p>
    <w:p w:rsidR="00484AFC" w:rsidRDefault="00484AFC">
      <w:pPr>
        <w:pStyle w:val="Sinespaciado"/>
        <w:rPr>
          <w:lang w:val="en-US"/>
        </w:rPr>
      </w:pPr>
    </w:p>
    <w:p w:rsidR="00484AFC" w:rsidRPr="0030545B" w:rsidRDefault="00DF17F1">
      <w:pPr>
        <w:rPr>
          <w:lang w:val="en-US"/>
        </w:rPr>
      </w:pPr>
      <w:r w:rsidRPr="00DF17F1">
        <w:rPr>
          <w:noProof/>
          <w:lang w:val="en-US" w:eastAsia="en-US" w:bidi="ar-SA"/>
        </w:rPr>
        <w:t xml:space="preserve"> </w:t>
      </w:r>
      <w:r w:rsidRPr="00DF17F1">
        <w:drawing>
          <wp:inline distT="0" distB="0" distL="0" distR="0" wp14:anchorId="73E02E13" wp14:editId="7A5482BD">
            <wp:extent cx="5398617" cy="31887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9405" cy="3189258"/>
                    </a:xfrm>
                    <a:prstGeom prst="rect">
                      <a:avLst/>
                    </a:prstGeom>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3</w:t>
      </w:r>
      <w:r>
        <w:rPr>
          <w:sz w:val="20"/>
          <w:szCs w:val="20"/>
          <w:lang w:val="en-US"/>
        </w:rPr>
        <w:t xml:space="preserve"> How to enable the security in Jenkins server.</w:t>
      </w:r>
    </w:p>
    <w:p w:rsidR="00484AFC" w:rsidRDefault="00484AFC">
      <w:pPr>
        <w:jc w:val="center"/>
        <w:rPr>
          <w:sz w:val="20"/>
          <w:szCs w:val="20"/>
          <w:lang w:val="en-US"/>
        </w:rPr>
      </w:pPr>
    </w:p>
    <w:p w:rsidR="00484AFC" w:rsidRDefault="00146D69">
      <w:pPr>
        <w:pStyle w:val="Sinespaciado"/>
        <w:rPr>
          <w:lang w:val="en-US"/>
        </w:rPr>
      </w:pPr>
      <w:r>
        <w:rPr>
          <w:lang w:val="en-US"/>
        </w:rPr>
        <w:t xml:space="preserve">Following at the authorization session select the “strategy for the project </w:t>
      </w:r>
      <w:r>
        <w:rPr>
          <w:lang w:val="en-US"/>
        </w:rPr>
        <w:lastRenderedPageBreak/>
        <w:t>security” and set the configuration like the following:</w:t>
      </w:r>
    </w:p>
    <w:p w:rsidR="00484AFC" w:rsidRDefault="00484AFC">
      <w:pPr>
        <w:pStyle w:val="Sinespaciado"/>
        <w:rPr>
          <w:lang w:val="en-US"/>
        </w:rPr>
      </w:pPr>
    </w:p>
    <w:p w:rsidR="00484AFC" w:rsidRDefault="00484AFC">
      <w:pPr>
        <w:rPr>
          <w:lang w:val="en-US"/>
        </w:rPr>
      </w:pPr>
    </w:p>
    <w:p w:rsidR="00484AFC" w:rsidRPr="00C43CB8" w:rsidRDefault="00AE7AEC">
      <w:pPr>
        <w:rPr>
          <w:lang w:val="en-US"/>
          <w:rPrChange w:id="47" w:author="carlos" w:date="2012-06-12T15:40:00Z">
            <w:rPr/>
          </w:rPrChange>
        </w:rPr>
      </w:pPr>
      <w:r w:rsidRPr="00AE7AEC">
        <w:rPr>
          <w:noProof/>
          <w:lang w:val="en-US" w:eastAsia="en-US" w:bidi="ar-SA"/>
        </w:rPr>
        <w:t xml:space="preserve"> </w:t>
      </w:r>
      <w:r w:rsidRPr="00AE7AEC">
        <w:drawing>
          <wp:inline distT="0" distB="0" distL="0" distR="0" wp14:anchorId="29B8032D" wp14:editId="135EAE37">
            <wp:extent cx="5399405" cy="7285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9405" cy="728574"/>
                    </a:xfrm>
                    <a:prstGeom prst="rect">
                      <a:avLst/>
                    </a:prstGeom>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4</w:t>
      </w:r>
      <w:r>
        <w:rPr>
          <w:sz w:val="20"/>
          <w:szCs w:val="20"/>
          <w:lang w:val="en-US"/>
        </w:rPr>
        <w:t xml:space="preserve"> Example of strategy for the project security.</w:t>
      </w:r>
    </w:p>
    <w:p w:rsidR="00484AFC" w:rsidRDefault="00484AFC">
      <w:pPr>
        <w:jc w:val="center"/>
        <w:rPr>
          <w:sz w:val="20"/>
          <w:szCs w:val="20"/>
          <w:lang w:val="en-US"/>
        </w:rPr>
      </w:pPr>
    </w:p>
    <w:p w:rsidR="00A11C1D" w:rsidRDefault="00A11C1D">
      <w:pPr>
        <w:pStyle w:val="Sinespaciado"/>
        <w:rPr>
          <w:lang w:val="en-US"/>
        </w:rPr>
      </w:pPr>
    </w:p>
    <w:p w:rsidR="00A11C1D" w:rsidRPr="00A11C1D" w:rsidRDefault="00A11C1D">
      <w:pPr>
        <w:pStyle w:val="Sinespaciado"/>
        <w:rPr>
          <w:lang w:val="en-US"/>
        </w:rPr>
      </w:pPr>
      <w:r>
        <w:rPr>
          <w:lang w:val="en-US"/>
        </w:rPr>
        <w:t xml:space="preserve">How you can see, we assign all privileges to the admin user and the anonymous user only has read </w:t>
      </w:r>
      <w:r w:rsidRPr="00A11C1D">
        <w:rPr>
          <w:lang w:val="en-US"/>
        </w:rPr>
        <w:t>permission</w:t>
      </w:r>
      <w:r>
        <w:rPr>
          <w:lang w:val="en-US"/>
        </w:rPr>
        <w:t>.</w:t>
      </w:r>
    </w:p>
    <w:p w:rsidR="00A11C1D" w:rsidRDefault="00A11C1D">
      <w:pPr>
        <w:pStyle w:val="Sinespaciado"/>
        <w:rPr>
          <w:ins w:id="48" w:author="aschulze" w:date="2012-06-05T19:21:00Z"/>
          <w:lang w:val="en-US"/>
        </w:rPr>
      </w:pPr>
    </w:p>
    <w:p w:rsidR="00484AFC" w:rsidRDefault="00146D69">
      <w:pPr>
        <w:pStyle w:val="Sinespaciado"/>
        <w:rPr>
          <w:lang w:val="en-US"/>
        </w:rPr>
      </w:pPr>
      <w:r>
        <w:rPr>
          <w:lang w:val="en-US"/>
        </w:rPr>
        <w:t xml:space="preserve">The other step is </w:t>
      </w:r>
      <w:proofErr w:type="gramStart"/>
      <w:r>
        <w:rPr>
          <w:lang w:val="en-US"/>
        </w:rPr>
        <w:t>create</w:t>
      </w:r>
      <w:proofErr w:type="gramEnd"/>
      <w:r>
        <w:rPr>
          <w:lang w:val="en-US"/>
        </w:rPr>
        <w:t xml:space="preserve"> the admin user, to do it, click at the registration links located at the windows top. Following you can see the view with a form to create a new user.</w:t>
      </w:r>
    </w:p>
    <w:p w:rsidR="00484AFC" w:rsidRDefault="00484AFC">
      <w:pPr>
        <w:pStyle w:val="Sinespaciado"/>
        <w:rPr>
          <w:lang w:val="en-US"/>
        </w:rPr>
      </w:pPr>
    </w:p>
    <w:p w:rsidR="00484AFC" w:rsidRDefault="00484AFC">
      <w:pPr>
        <w:rPr>
          <w:lang w:val="en-US"/>
        </w:rPr>
      </w:pPr>
    </w:p>
    <w:p w:rsidR="00484AFC" w:rsidRPr="00C43CB8" w:rsidRDefault="001C7090">
      <w:pPr>
        <w:jc w:val="center"/>
        <w:rPr>
          <w:lang w:val="en-US"/>
          <w:rPrChange w:id="49" w:author="carlos" w:date="2012-06-12T15:40:00Z">
            <w:rPr/>
          </w:rPrChange>
        </w:rPr>
      </w:pPr>
      <w:r w:rsidRPr="001C7090">
        <w:rPr>
          <w:noProof/>
          <w:lang w:val="en-US" w:eastAsia="en-US" w:bidi="ar-SA"/>
        </w:rPr>
        <w:t xml:space="preserve"> </w:t>
      </w:r>
      <w:r w:rsidRPr="001C7090">
        <w:drawing>
          <wp:inline distT="0" distB="0" distL="0" distR="0" wp14:anchorId="39213A7B" wp14:editId="4ACD5A4C">
            <wp:extent cx="3379623" cy="203910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87990" cy="2044149"/>
                    </a:xfrm>
                    <a:prstGeom prst="rect">
                      <a:avLst/>
                    </a:prstGeom>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5</w:t>
      </w:r>
      <w:r>
        <w:rPr>
          <w:sz w:val="20"/>
          <w:szCs w:val="20"/>
          <w:lang w:val="en-US"/>
        </w:rPr>
        <w:t xml:space="preserve"> </w:t>
      </w:r>
      <w:proofErr w:type="gramStart"/>
      <w:r>
        <w:rPr>
          <w:sz w:val="20"/>
          <w:szCs w:val="20"/>
          <w:lang w:val="en-US"/>
        </w:rPr>
        <w:t>Creating</w:t>
      </w:r>
      <w:proofErr w:type="gramEnd"/>
      <w:r>
        <w:rPr>
          <w:sz w:val="20"/>
          <w:szCs w:val="20"/>
          <w:lang w:val="en-US"/>
        </w:rPr>
        <w:t xml:space="preserve"> a new user for Jenkins.</w:t>
      </w:r>
    </w:p>
    <w:p w:rsidR="00484AFC" w:rsidRDefault="00484AFC">
      <w:pPr>
        <w:jc w:val="center"/>
        <w:rPr>
          <w:sz w:val="20"/>
          <w:szCs w:val="20"/>
          <w:lang w:val="en-US"/>
        </w:rPr>
      </w:pPr>
    </w:p>
    <w:p w:rsidR="003E5834" w:rsidRPr="00962060" w:rsidRDefault="003E5834">
      <w:pPr>
        <w:pStyle w:val="Sinespaciado"/>
        <w:rPr>
          <w:ins w:id="50" w:author="aschulze" w:date="2012-06-05T19:24:00Z"/>
          <w:lang w:val="en-US"/>
        </w:rPr>
      </w:pPr>
      <w:ins w:id="51" w:author="aschulze" w:date="2012-06-05T19:24:00Z">
        <w:r w:rsidRPr="00CA7EF1">
          <w:rPr>
            <w:lang w:val="en-US"/>
          </w:rPr>
          <w:t xml:space="preserve">Can you please provide and </w:t>
        </w:r>
        <w:proofErr w:type="spellStart"/>
        <w:proofErr w:type="gramStart"/>
        <w:r w:rsidRPr="00CA7EF1">
          <w:rPr>
            <w:lang w:val="en-US"/>
          </w:rPr>
          <w:t>english</w:t>
        </w:r>
        <w:proofErr w:type="spellEnd"/>
        <w:proofErr w:type="gramEnd"/>
        <w:r w:rsidRPr="00CA7EF1">
          <w:rPr>
            <w:lang w:val="en-US"/>
          </w:rPr>
          <w:t xml:space="preserve"> screenshot here?</w:t>
        </w:r>
      </w:ins>
    </w:p>
    <w:p w:rsidR="00484AFC" w:rsidRDefault="00146D69">
      <w:pPr>
        <w:pStyle w:val="Sinespaciado"/>
        <w:rPr>
          <w:lang w:val="en-US"/>
        </w:rPr>
      </w:pPr>
      <w:r>
        <w:rPr>
          <w:lang w:val="en-US"/>
        </w:rPr>
        <w:t xml:space="preserve">Another important step is to </w:t>
      </w:r>
      <w:r w:rsidR="007E5502">
        <w:rPr>
          <w:lang w:val="en-US"/>
        </w:rPr>
        <w:t xml:space="preserve">specify </w:t>
      </w:r>
      <w:r>
        <w:rPr>
          <w:lang w:val="en-US"/>
        </w:rPr>
        <w:t xml:space="preserve">the JDK to </w:t>
      </w:r>
      <w:r w:rsidR="007E5502">
        <w:rPr>
          <w:lang w:val="en-US"/>
        </w:rPr>
        <w:t xml:space="preserve">be </w:t>
      </w:r>
      <w:r>
        <w:rPr>
          <w:lang w:val="en-US"/>
        </w:rPr>
        <w:t>use</w:t>
      </w:r>
      <w:r w:rsidR="007E5502">
        <w:rPr>
          <w:lang w:val="en-US"/>
        </w:rPr>
        <w:t xml:space="preserve">d by the </w:t>
      </w:r>
      <w:r>
        <w:rPr>
          <w:lang w:val="en-US"/>
        </w:rPr>
        <w:t xml:space="preserve">Jenkins Server. To do </w:t>
      </w:r>
      <w:r w:rsidR="007E5502">
        <w:rPr>
          <w:lang w:val="en-US"/>
        </w:rPr>
        <w:t>so</w:t>
      </w:r>
      <w:r>
        <w:rPr>
          <w:lang w:val="en-US"/>
        </w:rPr>
        <w:t xml:space="preserve"> is necessary </w:t>
      </w:r>
      <w:r w:rsidR="00F76DAA">
        <w:rPr>
          <w:lang w:val="en-US"/>
        </w:rPr>
        <w:t xml:space="preserve">to </w:t>
      </w:r>
      <w:r>
        <w:rPr>
          <w:lang w:val="en-US"/>
        </w:rPr>
        <w:t>open the primary settings page in Jenkins and go to the JDK se</w:t>
      </w:r>
      <w:r w:rsidR="00F76DAA">
        <w:rPr>
          <w:lang w:val="en-US"/>
        </w:rPr>
        <w:t>ct</w:t>
      </w:r>
      <w:r>
        <w:rPr>
          <w:lang w:val="en-US"/>
        </w:rPr>
        <w:t xml:space="preserve">ion and </w:t>
      </w:r>
      <w:r w:rsidR="00F76DAA">
        <w:rPr>
          <w:lang w:val="en-US"/>
        </w:rPr>
        <w:t xml:space="preserve">type </w:t>
      </w:r>
      <w:r>
        <w:rPr>
          <w:lang w:val="en-US"/>
        </w:rPr>
        <w:t xml:space="preserve">there where </w:t>
      </w:r>
      <w:proofErr w:type="gramStart"/>
      <w:r>
        <w:rPr>
          <w:lang w:val="en-US"/>
        </w:rPr>
        <w:t>is our JAVA_HOME</w:t>
      </w:r>
      <w:proofErr w:type="gramEnd"/>
      <w:r>
        <w:rPr>
          <w:lang w:val="en-US"/>
        </w:rPr>
        <w:t>. Following you can see an example o</w:t>
      </w:r>
      <w:r w:rsidR="00F76DAA">
        <w:rPr>
          <w:lang w:val="en-US"/>
        </w:rPr>
        <w:t>f</w:t>
      </w:r>
      <w:r>
        <w:rPr>
          <w:lang w:val="en-US"/>
        </w:rPr>
        <w:t xml:space="preserve"> this configuration.</w:t>
      </w:r>
    </w:p>
    <w:p w:rsidR="00CA7EF1" w:rsidRDefault="00CA7EF1">
      <w:pPr>
        <w:pStyle w:val="Sinespaciado"/>
        <w:rPr>
          <w:lang w:val="en-US"/>
        </w:rPr>
      </w:pPr>
    </w:p>
    <w:p w:rsidR="00CA7EF1" w:rsidRDefault="00CA7EF1">
      <w:pPr>
        <w:pStyle w:val="Sinespaciado"/>
        <w:rPr>
          <w:lang w:val="en-US"/>
        </w:rPr>
      </w:pPr>
      <w:r>
        <w:rPr>
          <w:lang w:val="en-US"/>
        </w:rPr>
        <w:t xml:space="preserve">The Java Versions </w:t>
      </w:r>
      <w:proofErr w:type="spellStart"/>
      <w:r>
        <w:rPr>
          <w:lang w:val="en-US"/>
        </w:rPr>
        <w:t>rupported</w:t>
      </w:r>
      <w:proofErr w:type="spellEnd"/>
      <w:r>
        <w:rPr>
          <w:lang w:val="en-US"/>
        </w:rPr>
        <w:t xml:space="preserve"> are 6 or </w:t>
      </w:r>
      <w:r w:rsidRPr="00EC0F70">
        <w:rPr>
          <w:lang w:val="en-US"/>
        </w:rPr>
        <w:t>higher</w:t>
      </w:r>
      <w:r>
        <w:rPr>
          <w:lang w:val="en-US"/>
        </w:rPr>
        <w:t xml:space="preserve">, in this case we use the </w:t>
      </w:r>
      <w:proofErr w:type="spellStart"/>
      <w:r>
        <w:rPr>
          <w:lang w:val="en-US"/>
        </w:rPr>
        <w:t>openjdk</w:t>
      </w:r>
      <w:proofErr w:type="spellEnd"/>
      <w:r>
        <w:rPr>
          <w:lang w:val="en-US"/>
        </w:rPr>
        <w:t xml:space="preserve"> 7.</w:t>
      </w:r>
    </w:p>
    <w:p w:rsidR="00484AFC" w:rsidRDefault="00484AFC">
      <w:pPr>
        <w:pStyle w:val="Sinespaciado"/>
        <w:rPr>
          <w:lang w:val="en-US"/>
        </w:rPr>
      </w:pPr>
    </w:p>
    <w:p w:rsidR="00484AFC" w:rsidRPr="00CA7EF1" w:rsidRDefault="00484AFC">
      <w:pPr>
        <w:rPr>
          <w:lang w:val="en-US"/>
        </w:rPr>
      </w:pPr>
    </w:p>
    <w:p w:rsidR="00484AFC" w:rsidRPr="00C43CB8" w:rsidRDefault="001054D1">
      <w:pPr>
        <w:rPr>
          <w:lang w:val="en-US"/>
          <w:rPrChange w:id="52" w:author="carlos" w:date="2012-06-12T15:40:00Z">
            <w:rPr/>
          </w:rPrChange>
        </w:rPr>
      </w:pPr>
      <w:r w:rsidRPr="001054D1">
        <w:rPr>
          <w:noProof/>
          <w:lang w:val="en-US" w:eastAsia="en-US" w:bidi="ar-SA"/>
        </w:rPr>
        <w:t xml:space="preserve"> </w:t>
      </w:r>
      <w:r w:rsidRPr="001054D1">
        <w:drawing>
          <wp:inline distT="0" distB="0" distL="0" distR="0" wp14:anchorId="0F1FDA77" wp14:editId="540CAE1E">
            <wp:extent cx="5464454" cy="9095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0255" cy="912205"/>
                    </a:xfrm>
                    <a:prstGeom prst="rect">
                      <a:avLst/>
                    </a:prstGeom>
                  </pic:spPr>
                </pic:pic>
              </a:graphicData>
            </a:graphic>
          </wp:inline>
        </w:drawing>
      </w:r>
    </w:p>
    <w:p w:rsidR="00484AFC" w:rsidRDefault="00146D69">
      <w:pPr>
        <w:jc w:val="center"/>
        <w:rPr>
          <w:sz w:val="20"/>
          <w:szCs w:val="20"/>
          <w:lang w:val="en-US"/>
        </w:rPr>
      </w:pPr>
      <w:proofErr w:type="gramStart"/>
      <w:r>
        <w:rPr>
          <w:sz w:val="20"/>
          <w:szCs w:val="20"/>
          <w:lang w:val="en-US"/>
        </w:rPr>
        <w:t>Picture 1.</w:t>
      </w:r>
      <w:r w:rsidR="00C43CB8">
        <w:rPr>
          <w:sz w:val="20"/>
          <w:szCs w:val="20"/>
          <w:lang w:val="en-US"/>
        </w:rPr>
        <w:t>6</w:t>
      </w:r>
      <w:r>
        <w:rPr>
          <w:sz w:val="20"/>
          <w:szCs w:val="20"/>
          <w:lang w:val="en-US"/>
        </w:rPr>
        <w:t xml:space="preserve"> Configuring the JAVA_HOME in Jenkins.</w:t>
      </w:r>
      <w:proofErr w:type="gramEnd"/>
    </w:p>
    <w:p w:rsidR="00484AFC" w:rsidRDefault="00484AFC">
      <w:pPr>
        <w:jc w:val="center"/>
        <w:rPr>
          <w:sz w:val="20"/>
          <w:szCs w:val="20"/>
          <w:lang w:val="en-US"/>
        </w:rPr>
      </w:pPr>
    </w:p>
    <w:p w:rsidR="00484AFC" w:rsidRDefault="00C9363E">
      <w:pPr>
        <w:pStyle w:val="Sinespaciado"/>
        <w:rPr>
          <w:lang w:val="en-US"/>
        </w:rPr>
      </w:pPr>
      <w:r>
        <w:rPr>
          <w:lang w:val="en-US"/>
        </w:rPr>
        <w:t>In the s</w:t>
      </w:r>
      <w:r w:rsidR="00146D69">
        <w:rPr>
          <w:lang w:val="en-US"/>
        </w:rPr>
        <w:t xml:space="preserve">ame </w:t>
      </w:r>
      <w:r>
        <w:rPr>
          <w:lang w:val="en-US"/>
        </w:rPr>
        <w:t>way you conf</w:t>
      </w:r>
      <w:r w:rsidR="00CA7EF1">
        <w:rPr>
          <w:lang w:val="en-US"/>
        </w:rPr>
        <w:t>i</w:t>
      </w:r>
      <w:r>
        <w:rPr>
          <w:lang w:val="en-US"/>
        </w:rPr>
        <w:t xml:space="preserve">gured </w:t>
      </w:r>
      <w:r w:rsidR="00146D69">
        <w:rPr>
          <w:lang w:val="en-US"/>
        </w:rPr>
        <w:t>J</w:t>
      </w:r>
      <w:r>
        <w:rPr>
          <w:lang w:val="en-US"/>
        </w:rPr>
        <w:t>ava</w:t>
      </w:r>
      <w:r w:rsidR="00146D69">
        <w:rPr>
          <w:lang w:val="en-US"/>
        </w:rPr>
        <w:t xml:space="preserve">, you need to configure your Maven version to </w:t>
      </w:r>
      <w:r>
        <w:rPr>
          <w:lang w:val="en-US"/>
        </w:rPr>
        <w:t xml:space="preserve">be </w:t>
      </w:r>
      <w:r w:rsidR="00146D69">
        <w:rPr>
          <w:lang w:val="en-US"/>
        </w:rPr>
        <w:t>use</w:t>
      </w:r>
      <w:r>
        <w:rPr>
          <w:lang w:val="en-US"/>
        </w:rPr>
        <w:t>d</w:t>
      </w:r>
      <w:r w:rsidR="00146D69">
        <w:rPr>
          <w:lang w:val="en-US"/>
        </w:rPr>
        <w:t>. Go to the Maven se</w:t>
      </w:r>
      <w:r>
        <w:rPr>
          <w:lang w:val="en-US"/>
        </w:rPr>
        <w:t>ct</w:t>
      </w:r>
      <w:r w:rsidR="00146D69">
        <w:rPr>
          <w:lang w:val="en-US"/>
        </w:rPr>
        <w:t xml:space="preserve">ion at the primary Jenkins settings page and </w:t>
      </w:r>
      <w:r>
        <w:rPr>
          <w:lang w:val="en-US"/>
        </w:rPr>
        <w:t xml:space="preserve">type </w:t>
      </w:r>
      <w:r w:rsidR="00146D69">
        <w:rPr>
          <w:lang w:val="en-US"/>
        </w:rPr>
        <w:t xml:space="preserve">there the </w:t>
      </w:r>
      <w:r>
        <w:rPr>
          <w:lang w:val="en-US"/>
        </w:rPr>
        <w:t xml:space="preserve">address </w:t>
      </w:r>
      <w:r w:rsidR="00146D69">
        <w:rPr>
          <w:lang w:val="en-US"/>
        </w:rPr>
        <w:t xml:space="preserve">to the MAVEN_HOME. Following you can see an example </w:t>
      </w:r>
      <w:r w:rsidR="009D7134">
        <w:rPr>
          <w:lang w:val="en-US"/>
        </w:rPr>
        <w:t xml:space="preserve">how </w:t>
      </w:r>
      <w:r w:rsidR="00146D69">
        <w:rPr>
          <w:lang w:val="en-US"/>
        </w:rPr>
        <w:t xml:space="preserve">to do </w:t>
      </w:r>
      <w:r>
        <w:rPr>
          <w:lang w:val="en-US"/>
        </w:rPr>
        <w:t>so</w:t>
      </w:r>
      <w:r w:rsidR="00146D69">
        <w:rPr>
          <w:lang w:val="en-US"/>
        </w:rPr>
        <w:t>.</w:t>
      </w:r>
    </w:p>
    <w:p w:rsidR="00484AFC" w:rsidRDefault="00484AFC">
      <w:pPr>
        <w:pStyle w:val="Sinespaciado"/>
        <w:rPr>
          <w:lang w:val="en-US"/>
        </w:rPr>
      </w:pPr>
    </w:p>
    <w:p w:rsidR="00484AFC" w:rsidRPr="00CA7EF1" w:rsidRDefault="00484AFC">
      <w:pPr>
        <w:rPr>
          <w:lang w:val="en-US"/>
        </w:rPr>
      </w:pPr>
    </w:p>
    <w:p w:rsidR="00484AFC" w:rsidRPr="00C43CB8" w:rsidRDefault="008A1979">
      <w:pPr>
        <w:rPr>
          <w:lang w:val="en-US"/>
          <w:rPrChange w:id="53" w:author="carlos" w:date="2012-06-12T15:40:00Z">
            <w:rPr/>
          </w:rPrChange>
        </w:rPr>
      </w:pPr>
      <w:r w:rsidRPr="008A1979">
        <w:rPr>
          <w:noProof/>
          <w:lang w:val="en-US" w:eastAsia="en-US" w:bidi="ar-SA"/>
        </w:rPr>
        <w:t xml:space="preserve"> </w:t>
      </w:r>
      <w:r w:rsidRPr="008A1979">
        <w:drawing>
          <wp:inline distT="0" distB="0" distL="0" distR="0" wp14:anchorId="492C0CA7" wp14:editId="39EE4D84">
            <wp:extent cx="5399405" cy="90682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9405" cy="906823"/>
                    </a:xfrm>
                    <a:prstGeom prst="rect">
                      <a:avLst/>
                    </a:prstGeom>
                  </pic:spPr>
                </pic:pic>
              </a:graphicData>
            </a:graphic>
          </wp:inline>
        </w:drawing>
      </w:r>
    </w:p>
    <w:p w:rsidR="00484AFC" w:rsidRDefault="00146D69">
      <w:pPr>
        <w:jc w:val="center"/>
        <w:rPr>
          <w:sz w:val="20"/>
          <w:szCs w:val="20"/>
          <w:lang w:val="en-US"/>
        </w:rPr>
      </w:pPr>
      <w:proofErr w:type="gramStart"/>
      <w:r>
        <w:rPr>
          <w:sz w:val="20"/>
          <w:szCs w:val="20"/>
          <w:lang w:val="en-US"/>
        </w:rPr>
        <w:t>Picture 1.</w:t>
      </w:r>
      <w:r w:rsidR="00C43CB8">
        <w:rPr>
          <w:sz w:val="20"/>
          <w:szCs w:val="20"/>
          <w:lang w:val="en-US"/>
        </w:rPr>
        <w:t>7</w:t>
      </w:r>
      <w:r>
        <w:rPr>
          <w:sz w:val="20"/>
          <w:szCs w:val="20"/>
          <w:lang w:val="en-US"/>
        </w:rPr>
        <w:t xml:space="preserve"> Configuring the MAVEN_HOME in Jenkins.</w:t>
      </w:r>
      <w:proofErr w:type="gramEnd"/>
    </w:p>
    <w:p w:rsidR="00484AFC" w:rsidRDefault="00484AFC">
      <w:pPr>
        <w:jc w:val="center"/>
        <w:rPr>
          <w:sz w:val="20"/>
          <w:szCs w:val="20"/>
          <w:lang w:val="en-US"/>
        </w:rPr>
      </w:pPr>
    </w:p>
    <w:p w:rsidR="00484AFC" w:rsidRDefault="00146D69">
      <w:pPr>
        <w:pStyle w:val="Sinespaciado"/>
        <w:rPr>
          <w:lang w:val="en-US"/>
        </w:rPr>
      </w:pPr>
      <w:r>
        <w:rPr>
          <w:lang w:val="en-US"/>
        </w:rPr>
        <w:t xml:space="preserve">The next step is to configure the Jenkins email notifications. To do </w:t>
      </w:r>
      <w:r w:rsidR="00724591">
        <w:rPr>
          <w:lang w:val="en-US"/>
        </w:rPr>
        <w:t xml:space="preserve">so </w:t>
      </w:r>
      <w:r>
        <w:rPr>
          <w:lang w:val="en-US"/>
        </w:rPr>
        <w:t xml:space="preserve">it is necessary </w:t>
      </w:r>
      <w:r w:rsidR="00724591">
        <w:rPr>
          <w:lang w:val="en-US"/>
        </w:rPr>
        <w:t xml:space="preserve">to </w:t>
      </w:r>
      <w:r>
        <w:rPr>
          <w:lang w:val="en-US"/>
        </w:rPr>
        <w:t>go to the primary settings page in Jenkins, Notifications se</w:t>
      </w:r>
      <w:r w:rsidR="00724591">
        <w:rPr>
          <w:lang w:val="en-US"/>
        </w:rPr>
        <w:t>ct</w:t>
      </w:r>
      <w:r>
        <w:rPr>
          <w:lang w:val="en-US"/>
        </w:rPr>
        <w:t>ions and put the same configurations like the following:</w:t>
      </w:r>
    </w:p>
    <w:p w:rsidR="00484AFC" w:rsidRDefault="00484AFC">
      <w:pPr>
        <w:pStyle w:val="Sinespaciado"/>
        <w:rPr>
          <w:lang w:val="en-US"/>
        </w:rPr>
      </w:pPr>
    </w:p>
    <w:p w:rsidR="00484AFC" w:rsidRDefault="00484AFC">
      <w:pPr>
        <w:rPr>
          <w:lang w:val="en-US"/>
        </w:rPr>
      </w:pPr>
    </w:p>
    <w:p w:rsidR="00484AFC" w:rsidRPr="00B94F62" w:rsidRDefault="00A077CB">
      <w:pPr>
        <w:rPr>
          <w:lang w:val="en-US"/>
        </w:rPr>
      </w:pPr>
      <w:r w:rsidRPr="00A077CB">
        <w:rPr>
          <w:noProof/>
          <w:lang w:val="en-US" w:eastAsia="en-US" w:bidi="ar-SA"/>
        </w:rPr>
        <w:t xml:space="preserve"> </w:t>
      </w:r>
      <w:r w:rsidRPr="00A077CB">
        <w:drawing>
          <wp:inline distT="0" distB="0" distL="0" distR="0" wp14:anchorId="4BCBA1D6" wp14:editId="5E0C6296">
            <wp:extent cx="5574990" cy="10387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6463" cy="1042760"/>
                    </a:xfrm>
                    <a:prstGeom prst="rect">
                      <a:avLst/>
                    </a:prstGeom>
                  </pic:spPr>
                </pic:pic>
              </a:graphicData>
            </a:graphic>
          </wp:inline>
        </w:drawing>
      </w:r>
    </w:p>
    <w:p w:rsidR="00484AFC" w:rsidRDefault="00146D69">
      <w:pPr>
        <w:jc w:val="center"/>
        <w:rPr>
          <w:sz w:val="20"/>
          <w:szCs w:val="20"/>
          <w:lang w:val="en-US"/>
        </w:rPr>
      </w:pPr>
      <w:r>
        <w:rPr>
          <w:sz w:val="20"/>
          <w:szCs w:val="20"/>
          <w:lang w:val="en-US"/>
        </w:rPr>
        <w:t>Picture 1.</w:t>
      </w:r>
      <w:r w:rsidR="00C43CB8">
        <w:rPr>
          <w:sz w:val="20"/>
          <w:szCs w:val="20"/>
          <w:lang w:val="en-US"/>
        </w:rPr>
        <w:t>8</w:t>
      </w:r>
      <w:r>
        <w:rPr>
          <w:sz w:val="20"/>
          <w:szCs w:val="20"/>
          <w:lang w:val="en-US"/>
        </w:rPr>
        <w:t xml:space="preserve"> </w:t>
      </w:r>
      <w:proofErr w:type="gramStart"/>
      <w:r>
        <w:rPr>
          <w:sz w:val="20"/>
          <w:szCs w:val="20"/>
          <w:lang w:val="en-US"/>
        </w:rPr>
        <w:t>Configuring</w:t>
      </w:r>
      <w:proofErr w:type="gramEnd"/>
      <w:r>
        <w:rPr>
          <w:sz w:val="20"/>
          <w:szCs w:val="20"/>
          <w:lang w:val="en-US"/>
        </w:rPr>
        <w:t xml:space="preserve"> the email notification in Jenkins.</w:t>
      </w:r>
    </w:p>
    <w:p w:rsidR="00484AFC" w:rsidRDefault="00484AFC">
      <w:pPr>
        <w:jc w:val="center"/>
        <w:rPr>
          <w:sz w:val="20"/>
          <w:szCs w:val="20"/>
          <w:lang w:val="en-US"/>
        </w:rPr>
      </w:pPr>
    </w:p>
    <w:p w:rsidR="00484AFC" w:rsidRDefault="00484AFC">
      <w:pPr>
        <w:pStyle w:val="Sinespaciado"/>
        <w:rPr>
          <w:lang w:val="en-US"/>
        </w:rPr>
      </w:pPr>
    </w:p>
    <w:p w:rsidR="00A0410F" w:rsidRDefault="00C95462">
      <w:pPr>
        <w:pStyle w:val="Sinespaciado"/>
        <w:rPr>
          <w:lang w:val="en-US"/>
        </w:rPr>
      </w:pPr>
      <w:r>
        <w:rPr>
          <w:lang w:val="en-US"/>
        </w:rPr>
        <w:t>Ano</w:t>
      </w:r>
      <w:r w:rsidR="00146D69">
        <w:rPr>
          <w:lang w:val="en-US"/>
        </w:rPr>
        <w:t xml:space="preserve">ther important step is to configure the sonar plug-in in </w:t>
      </w:r>
      <w:proofErr w:type="gramStart"/>
      <w:r w:rsidR="00146D69">
        <w:rPr>
          <w:lang w:val="en-US"/>
        </w:rPr>
        <w:t>Jenkins,</w:t>
      </w:r>
      <w:proofErr w:type="gramEnd"/>
      <w:r w:rsidR="00146D69">
        <w:rPr>
          <w:lang w:val="en-US"/>
        </w:rPr>
        <w:t xml:space="preserve"> this plug-in allow</w:t>
      </w:r>
      <w:r w:rsidR="00A0410F">
        <w:rPr>
          <w:lang w:val="en-US"/>
        </w:rPr>
        <w:t>s</w:t>
      </w:r>
      <w:r w:rsidR="00146D69">
        <w:rPr>
          <w:lang w:val="en-US"/>
        </w:rPr>
        <w:t xml:space="preserve"> to integrate all Jenkins project</w:t>
      </w:r>
      <w:r w:rsidR="00A0410F">
        <w:rPr>
          <w:lang w:val="en-US"/>
        </w:rPr>
        <w:t>s</w:t>
      </w:r>
      <w:r w:rsidR="00146D69">
        <w:rPr>
          <w:lang w:val="en-US"/>
        </w:rPr>
        <w:t xml:space="preserve"> with</w:t>
      </w:r>
      <w:r w:rsidR="00A0410F">
        <w:rPr>
          <w:lang w:val="en-US"/>
        </w:rPr>
        <w:t>in the</w:t>
      </w:r>
      <w:r w:rsidR="00146D69">
        <w:rPr>
          <w:lang w:val="en-US"/>
        </w:rPr>
        <w:t xml:space="preserve"> Sonar Server to get statistics like lines of code, comments, complexity, an others.</w:t>
      </w:r>
    </w:p>
    <w:p w:rsidR="00484AFC" w:rsidRDefault="00484AFC">
      <w:pPr>
        <w:pStyle w:val="Sinespaciado"/>
        <w:rPr>
          <w:lang w:val="en-US"/>
        </w:rPr>
      </w:pPr>
    </w:p>
    <w:p w:rsidR="00484AFC" w:rsidRDefault="00146D69">
      <w:pPr>
        <w:pStyle w:val="Sinespaciado"/>
        <w:rPr>
          <w:lang w:val="en-US"/>
        </w:rPr>
      </w:pPr>
      <w:r>
        <w:rPr>
          <w:lang w:val="en-US"/>
        </w:rPr>
        <w:t>To set the Sonar plug-in configurations, go to the primary settings page at the Sonar se</w:t>
      </w:r>
      <w:r w:rsidR="00ED353B">
        <w:rPr>
          <w:lang w:val="en-US"/>
        </w:rPr>
        <w:t>ct</w:t>
      </w:r>
      <w:r>
        <w:rPr>
          <w:lang w:val="en-US"/>
        </w:rPr>
        <w:t xml:space="preserve">ion and </w:t>
      </w:r>
      <w:r w:rsidR="00ED353B">
        <w:rPr>
          <w:lang w:val="en-US"/>
        </w:rPr>
        <w:t xml:space="preserve">type </w:t>
      </w:r>
      <w:r>
        <w:rPr>
          <w:lang w:val="en-US"/>
        </w:rPr>
        <w:t>there all configurations like the following:</w:t>
      </w:r>
    </w:p>
    <w:p w:rsidR="00484AFC" w:rsidRDefault="00484AFC">
      <w:pPr>
        <w:pStyle w:val="Sinespaciado"/>
        <w:rPr>
          <w:lang w:val="en-US"/>
        </w:rPr>
      </w:pPr>
    </w:p>
    <w:p w:rsidR="00484AFC" w:rsidRDefault="00146D69">
      <w:r>
        <w:rPr>
          <w:noProof/>
          <w:lang w:val="en-US" w:eastAsia="en-US" w:bidi="ar-SA"/>
        </w:rPr>
        <w:lastRenderedPageBreak/>
        <w:drawing>
          <wp:inline distT="0" distB="0" distL="0" distR="0">
            <wp:extent cx="5757903" cy="4514136"/>
            <wp:effectExtent l="0" t="0" r="0" b="714"/>
            <wp:docPr id="10" name="0 Image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57903" cy="4514136"/>
                    </a:xfrm>
                    <a:prstGeom prst="rect">
                      <a:avLst/>
                    </a:prstGeom>
                    <a:noFill/>
                    <a:ln>
                      <a:noFill/>
                      <a:prstDash/>
                    </a:ln>
                  </pic:spPr>
                </pic:pic>
              </a:graphicData>
            </a:graphic>
          </wp:inline>
        </w:drawing>
      </w:r>
    </w:p>
    <w:p w:rsidR="00484AFC" w:rsidRDefault="00146D69">
      <w:pPr>
        <w:jc w:val="center"/>
        <w:rPr>
          <w:sz w:val="20"/>
          <w:szCs w:val="20"/>
          <w:lang w:val="en-US"/>
        </w:rPr>
      </w:pPr>
      <w:proofErr w:type="gramStart"/>
      <w:r>
        <w:rPr>
          <w:sz w:val="20"/>
          <w:szCs w:val="20"/>
          <w:lang w:val="en-US"/>
        </w:rPr>
        <w:t>Picture 1.</w:t>
      </w:r>
      <w:r w:rsidR="00C43CB8">
        <w:rPr>
          <w:sz w:val="20"/>
          <w:szCs w:val="20"/>
          <w:lang w:val="en-US"/>
        </w:rPr>
        <w:t>9</w:t>
      </w:r>
      <w:r>
        <w:rPr>
          <w:sz w:val="20"/>
          <w:szCs w:val="20"/>
          <w:lang w:val="en-US"/>
        </w:rPr>
        <w:t xml:space="preserve"> Configuring the Sonar Plug-in in Jenkins.</w:t>
      </w:r>
      <w:proofErr w:type="gramEnd"/>
    </w:p>
    <w:p w:rsidR="00484AFC" w:rsidRDefault="00484AFC">
      <w:pPr>
        <w:pStyle w:val="Standard"/>
        <w:tabs>
          <w:tab w:val="left" w:pos="0"/>
        </w:tabs>
        <w:spacing w:before="57" w:after="57" w:line="276" w:lineRule="auto"/>
        <w:ind w:right="57"/>
        <w:jc w:val="both"/>
        <w:rPr>
          <w:lang w:val="en-US"/>
        </w:rPr>
      </w:pPr>
    </w:p>
    <w:p w:rsidR="00484AFC" w:rsidRPr="006B76C4" w:rsidRDefault="00146D69">
      <w:pPr>
        <w:pStyle w:val="Standard"/>
        <w:tabs>
          <w:tab w:val="left" w:pos="0"/>
        </w:tabs>
        <w:spacing w:before="57" w:after="57" w:line="276" w:lineRule="auto"/>
        <w:ind w:right="57" w:firstLine="57"/>
        <w:rPr>
          <w:lang w:val="en-US"/>
        </w:rPr>
      </w:pPr>
      <w:r>
        <w:rPr>
          <w:rFonts w:ascii="Arial" w:eastAsia="Arial" w:hAnsi="Arial" w:cs="Arial"/>
          <w:b/>
          <w:bCs/>
          <w:color w:val="000000"/>
          <w:sz w:val="28"/>
          <w:szCs w:val="28"/>
          <w:lang w:val="en-US"/>
        </w:rPr>
        <w:t>5.4 Sonar Administration.</w:t>
      </w:r>
    </w:p>
    <w:p w:rsidR="00484AFC" w:rsidRDefault="00146D69">
      <w:pPr>
        <w:pStyle w:val="Sinespaciado"/>
        <w:rPr>
          <w:ins w:id="54" w:author="aschulze" w:date="2012-06-05T20:14:00Z"/>
          <w:lang w:val="en-US"/>
        </w:rPr>
      </w:pPr>
      <w:r>
        <w:rPr>
          <w:lang w:val="en-US"/>
        </w:rPr>
        <w:t>Once the sonar server</w:t>
      </w:r>
      <w:r w:rsidR="00224AD8">
        <w:rPr>
          <w:lang w:val="en-US"/>
        </w:rPr>
        <w:t xml:space="preserve"> is</w:t>
      </w:r>
      <w:r w:rsidR="00224AD8" w:rsidRPr="00224AD8">
        <w:rPr>
          <w:lang w:val="en-US"/>
        </w:rPr>
        <w:t xml:space="preserve"> </w:t>
      </w:r>
      <w:r w:rsidR="00224AD8">
        <w:rPr>
          <w:lang w:val="en-US"/>
        </w:rPr>
        <w:t>installed</w:t>
      </w:r>
      <w:r>
        <w:rPr>
          <w:lang w:val="en-US"/>
        </w:rPr>
        <w:t xml:space="preserve">, the first step to do is </w:t>
      </w:r>
      <w:r w:rsidR="005204D7">
        <w:rPr>
          <w:lang w:val="en-US"/>
        </w:rPr>
        <w:t xml:space="preserve">to </w:t>
      </w:r>
      <w:r>
        <w:rPr>
          <w:lang w:val="en-US"/>
        </w:rPr>
        <w:t xml:space="preserve">change the default password. </w:t>
      </w:r>
      <w:r w:rsidR="007C28D4">
        <w:rPr>
          <w:lang w:val="en-US"/>
        </w:rPr>
        <w:t>When you install sonar, it has by default an administration account created with this credentials (user: admin and password: admin</w:t>
      </w:r>
      <w:proofErr w:type="gramStart"/>
      <w:r w:rsidR="007C28D4">
        <w:rPr>
          <w:lang w:val="en-US"/>
        </w:rPr>
        <w:t>)</w:t>
      </w:r>
      <w:r>
        <w:rPr>
          <w:lang w:val="en-US"/>
        </w:rPr>
        <w:t>To</w:t>
      </w:r>
      <w:proofErr w:type="gramEnd"/>
      <w:r>
        <w:rPr>
          <w:lang w:val="en-US"/>
        </w:rPr>
        <w:t xml:space="preserve"> </w:t>
      </w:r>
      <w:r w:rsidR="007C28D4">
        <w:rPr>
          <w:lang w:val="en-US"/>
        </w:rPr>
        <w:t>change the administration password</w:t>
      </w:r>
      <w:r w:rsidR="005204D7">
        <w:rPr>
          <w:lang w:val="en-US"/>
        </w:rPr>
        <w:t xml:space="preserve"> </w:t>
      </w:r>
      <w:r>
        <w:rPr>
          <w:lang w:val="en-US"/>
        </w:rPr>
        <w:t xml:space="preserve">is necessary start </w:t>
      </w:r>
      <w:r w:rsidR="005204D7">
        <w:rPr>
          <w:lang w:val="en-US"/>
        </w:rPr>
        <w:t xml:space="preserve">a </w:t>
      </w:r>
      <w:r>
        <w:rPr>
          <w:lang w:val="en-US"/>
        </w:rPr>
        <w:t xml:space="preserve">session in sonar </w:t>
      </w:r>
      <w:r w:rsidR="007C28D4">
        <w:rPr>
          <w:lang w:val="en-US"/>
        </w:rPr>
        <w:t>using the administration account created by default(admin/admin)</w:t>
      </w:r>
      <w:r>
        <w:rPr>
          <w:lang w:val="en-US"/>
        </w:rPr>
        <w:t>. Then click at the administration link</w:t>
      </w:r>
      <w:r w:rsidR="007C28D4">
        <w:rPr>
          <w:lang w:val="en-US"/>
        </w:rPr>
        <w:t xml:space="preserve"> to change the admin profile and</w:t>
      </w:r>
      <w:r>
        <w:rPr>
          <w:lang w:val="en-US"/>
        </w:rPr>
        <w:t xml:space="preserve"> change the </w:t>
      </w:r>
      <w:r w:rsidR="004B4C2F">
        <w:rPr>
          <w:lang w:val="en-US"/>
        </w:rPr>
        <w:t>administration</w:t>
      </w:r>
      <w:r w:rsidR="004B4C2F">
        <w:rPr>
          <w:lang w:val="en-US"/>
        </w:rPr>
        <w:t xml:space="preserve"> </w:t>
      </w:r>
      <w:r>
        <w:rPr>
          <w:lang w:val="en-US"/>
        </w:rPr>
        <w:t>password.</w:t>
      </w:r>
    </w:p>
    <w:p w:rsidR="005204D7" w:rsidRDefault="005204D7">
      <w:pPr>
        <w:pStyle w:val="Sinespaciado"/>
        <w:rPr>
          <w:lang w:val="en-US"/>
        </w:rPr>
      </w:pPr>
    </w:p>
    <w:p w:rsidR="00484AFC" w:rsidRDefault="00146D69">
      <w:r>
        <w:rPr>
          <w:noProof/>
          <w:lang w:val="en-US" w:eastAsia="en-US" w:bidi="ar-SA"/>
        </w:rPr>
        <w:drawing>
          <wp:inline distT="0" distB="0" distL="0" distR="0">
            <wp:extent cx="5680709" cy="2065931"/>
            <wp:effectExtent l="0" t="0" r="0" b="0"/>
            <wp:docPr id="11"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80709" cy="2065931"/>
                    </a:xfrm>
                    <a:prstGeom prst="rect">
                      <a:avLst/>
                    </a:prstGeom>
                    <a:noFill/>
                    <a:ln>
                      <a:noFill/>
                      <a:prstDash/>
                    </a:ln>
                  </pic:spPr>
                </pic:pic>
              </a:graphicData>
            </a:graphic>
          </wp:inline>
        </w:drawing>
      </w:r>
    </w:p>
    <w:p w:rsidR="00484AFC" w:rsidRDefault="00146D69">
      <w:pPr>
        <w:jc w:val="center"/>
        <w:rPr>
          <w:sz w:val="20"/>
          <w:szCs w:val="20"/>
          <w:lang w:val="en-US"/>
        </w:rPr>
      </w:pPr>
      <w:r>
        <w:rPr>
          <w:sz w:val="20"/>
          <w:szCs w:val="20"/>
          <w:lang w:val="en-US"/>
        </w:rPr>
        <w:t>Picture 1.1</w:t>
      </w:r>
      <w:r w:rsidR="00C43CB8">
        <w:rPr>
          <w:sz w:val="20"/>
          <w:szCs w:val="20"/>
          <w:lang w:val="en-US"/>
        </w:rPr>
        <w:t>0</w:t>
      </w:r>
      <w:r>
        <w:rPr>
          <w:sz w:val="20"/>
          <w:szCs w:val="20"/>
          <w:lang w:val="en-US"/>
        </w:rPr>
        <w:t xml:space="preserve"> Change the Sonar admin profile.</w:t>
      </w:r>
    </w:p>
    <w:p w:rsidR="00484AFC" w:rsidRDefault="00484AFC">
      <w:pPr>
        <w:jc w:val="center"/>
        <w:rPr>
          <w:sz w:val="20"/>
          <w:szCs w:val="20"/>
          <w:lang w:val="en-US"/>
        </w:rPr>
      </w:pPr>
    </w:p>
    <w:p w:rsidR="00484AFC" w:rsidRPr="0066496C" w:rsidRDefault="00146D69">
      <w:pPr>
        <w:pStyle w:val="Sinespaciado"/>
        <w:rPr>
          <w:lang w:val="en-US"/>
        </w:rPr>
      </w:pPr>
      <w:r>
        <w:rPr>
          <w:lang w:val="en-US"/>
        </w:rPr>
        <w:t xml:space="preserve">The next step </w:t>
      </w:r>
      <w:r w:rsidR="00166FA6">
        <w:rPr>
          <w:lang w:val="en-US"/>
        </w:rPr>
        <w:t xml:space="preserve">is </w:t>
      </w:r>
      <w:r>
        <w:rPr>
          <w:lang w:val="en-US"/>
        </w:rPr>
        <w:t>to set the URL where the Sonar server</w:t>
      </w:r>
      <w:r w:rsidR="00166FA6">
        <w:rPr>
          <w:lang w:val="en-US"/>
        </w:rPr>
        <w:t xml:space="preserve"> is located</w:t>
      </w:r>
      <w:r>
        <w:rPr>
          <w:lang w:val="en-US"/>
        </w:rPr>
        <w:t xml:space="preserve">. To do </w:t>
      </w:r>
      <w:r w:rsidR="00166FA6">
        <w:rPr>
          <w:lang w:val="en-US"/>
        </w:rPr>
        <w:t>so</w:t>
      </w:r>
      <w:r>
        <w:rPr>
          <w:lang w:val="en-US"/>
        </w:rPr>
        <w:t xml:space="preserve"> is necessary </w:t>
      </w:r>
      <w:r w:rsidR="00166FA6">
        <w:rPr>
          <w:lang w:val="en-US"/>
        </w:rPr>
        <w:t xml:space="preserve">to </w:t>
      </w:r>
      <w:r>
        <w:rPr>
          <w:lang w:val="en-US"/>
        </w:rPr>
        <w:t xml:space="preserve">go to the settings menu, general settings, general, and then you </w:t>
      </w:r>
      <w:r>
        <w:rPr>
          <w:lang w:val="en-US"/>
        </w:rPr>
        <w:lastRenderedPageBreak/>
        <w:t>can see the form to set the Server base URL.</w:t>
      </w:r>
    </w:p>
    <w:p w:rsidR="00484AFC" w:rsidRPr="0066496C" w:rsidRDefault="00484AFC">
      <w:pPr>
        <w:rPr>
          <w:lang w:val="en-US"/>
        </w:rPr>
      </w:pPr>
    </w:p>
    <w:p w:rsidR="00484AFC" w:rsidRDefault="00146D69">
      <w:r>
        <w:rPr>
          <w:noProof/>
          <w:lang w:val="en-US" w:eastAsia="en-US" w:bidi="ar-SA"/>
        </w:rPr>
        <w:drawing>
          <wp:inline distT="0" distB="0" distL="0" distR="0">
            <wp:extent cx="5680709" cy="2067147"/>
            <wp:effectExtent l="0" t="0" r="0" b="9303"/>
            <wp:docPr id="12"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80709" cy="2067147"/>
                    </a:xfrm>
                    <a:prstGeom prst="rect">
                      <a:avLst/>
                    </a:prstGeom>
                    <a:noFill/>
                    <a:ln>
                      <a:noFill/>
                      <a:prstDash/>
                    </a:ln>
                  </pic:spPr>
                </pic:pic>
              </a:graphicData>
            </a:graphic>
          </wp:inline>
        </w:drawing>
      </w:r>
    </w:p>
    <w:p w:rsidR="00484AFC" w:rsidRDefault="00146D69">
      <w:pPr>
        <w:jc w:val="center"/>
        <w:rPr>
          <w:sz w:val="20"/>
          <w:szCs w:val="20"/>
          <w:lang w:val="en-US"/>
        </w:rPr>
      </w:pPr>
      <w:r>
        <w:rPr>
          <w:sz w:val="20"/>
          <w:szCs w:val="20"/>
          <w:lang w:val="en-US"/>
        </w:rPr>
        <w:t>Picture 1.1</w:t>
      </w:r>
      <w:r w:rsidR="00C43CB8">
        <w:rPr>
          <w:sz w:val="20"/>
          <w:szCs w:val="20"/>
          <w:lang w:val="en-US"/>
        </w:rPr>
        <w:t>1</w:t>
      </w:r>
      <w:r>
        <w:rPr>
          <w:sz w:val="20"/>
          <w:szCs w:val="20"/>
          <w:lang w:val="en-US"/>
        </w:rPr>
        <w:t xml:space="preserve"> Primary sonar settings.</w:t>
      </w:r>
    </w:p>
    <w:p w:rsidR="00484AFC" w:rsidRDefault="00484AFC">
      <w:pPr>
        <w:jc w:val="center"/>
        <w:rPr>
          <w:sz w:val="20"/>
          <w:szCs w:val="20"/>
          <w:lang w:val="en-US"/>
        </w:rPr>
      </w:pPr>
    </w:p>
    <w:p w:rsidR="00484AFC" w:rsidDel="00484A47" w:rsidRDefault="00484AFC">
      <w:pPr>
        <w:jc w:val="center"/>
        <w:rPr>
          <w:del w:id="55" w:author="carlos" w:date="2012-06-12T14:52:00Z"/>
          <w:sz w:val="20"/>
          <w:szCs w:val="20"/>
          <w:lang w:val="en-US"/>
        </w:rPr>
      </w:pPr>
    </w:p>
    <w:p w:rsidR="00484AFC" w:rsidRPr="00484A47" w:rsidRDefault="00484AFC">
      <w:pPr>
        <w:pStyle w:val="Sinespaciado"/>
        <w:rPr>
          <w:lang w:val="en-US"/>
        </w:rPr>
      </w:pPr>
    </w:p>
    <w:p w:rsidR="00484AFC" w:rsidRPr="00484A47" w:rsidRDefault="00146D69">
      <w:pPr>
        <w:pStyle w:val="Sinespaciado"/>
        <w:rPr>
          <w:lang w:val="en-US"/>
        </w:rPr>
      </w:pPr>
      <w:r>
        <w:rPr>
          <w:lang w:val="en-US"/>
        </w:rPr>
        <w:t>The next step is to activ</w:t>
      </w:r>
      <w:r w:rsidR="006521E5">
        <w:rPr>
          <w:lang w:val="en-US"/>
        </w:rPr>
        <w:t>at</w:t>
      </w:r>
      <w:r>
        <w:rPr>
          <w:lang w:val="en-US"/>
        </w:rPr>
        <w:t xml:space="preserve">e the PDF report plug-in. The first step to do </w:t>
      </w:r>
      <w:proofErr w:type="gramStart"/>
      <w:r>
        <w:rPr>
          <w:lang w:val="en-US"/>
        </w:rPr>
        <w:t xml:space="preserve">is  </w:t>
      </w:r>
      <w:r w:rsidR="006521E5">
        <w:rPr>
          <w:lang w:val="en-US"/>
        </w:rPr>
        <w:t>to</w:t>
      </w:r>
      <w:proofErr w:type="gramEnd"/>
      <w:r w:rsidR="006521E5">
        <w:rPr>
          <w:lang w:val="en-US"/>
        </w:rPr>
        <w:t xml:space="preserve"> </w:t>
      </w:r>
      <w:r>
        <w:rPr>
          <w:lang w:val="en-US"/>
        </w:rPr>
        <w:t>configure the internet connection</w:t>
      </w:r>
      <w:r w:rsidR="006521E5">
        <w:rPr>
          <w:lang w:val="en-US"/>
        </w:rPr>
        <w:t>. T</w:t>
      </w:r>
      <w:r>
        <w:rPr>
          <w:lang w:val="en-US"/>
        </w:rPr>
        <w:t xml:space="preserve">o do </w:t>
      </w:r>
      <w:r w:rsidR="006521E5">
        <w:rPr>
          <w:lang w:val="en-US"/>
        </w:rPr>
        <w:t>so</w:t>
      </w:r>
      <w:r>
        <w:rPr>
          <w:lang w:val="en-US"/>
        </w:rPr>
        <w:t>, we need to edit the /home/</w:t>
      </w:r>
      <w:proofErr w:type="spellStart"/>
      <w:r>
        <w:rPr>
          <w:lang w:val="en-US"/>
        </w:rPr>
        <w:t>usuario</w:t>
      </w:r>
      <w:proofErr w:type="spellEnd"/>
      <w:r>
        <w:rPr>
          <w:lang w:val="en-US"/>
        </w:rPr>
        <w:t>/SONAR_HOME/conf/sonar.properties file and set the following configuration:</w:t>
      </w:r>
    </w:p>
    <w:p w:rsidR="00484AFC" w:rsidRPr="00484A47" w:rsidRDefault="00484AFC">
      <w:pPr>
        <w:rPr>
          <w:lang w:val="en-US"/>
        </w:rPr>
      </w:pPr>
    </w:p>
    <w:p w:rsidR="00484AFC" w:rsidRPr="00484A47" w:rsidRDefault="00146D69">
      <w:pPr>
        <w:rPr>
          <w:lang w:val="en-US"/>
        </w:rPr>
      </w:pPr>
      <w:r>
        <w:rPr>
          <w:rStyle w:val="nfasis"/>
          <w:lang w:val="en-US"/>
        </w:rPr>
        <w:t>#---------------------------------------------------------</w:t>
      </w:r>
      <w:r>
        <w:rPr>
          <w:rStyle w:val="nfasis"/>
          <w:lang w:val="en-US"/>
        </w:rPr>
        <w:br/>
        <w:t># UPDATE CENTER</w:t>
      </w:r>
      <w:r>
        <w:rPr>
          <w:rStyle w:val="nfasis"/>
          <w:lang w:val="en-US"/>
        </w:rPr>
        <w:br/>
        <w:t>#---------------------------------------------------------</w:t>
      </w:r>
    </w:p>
    <w:p w:rsidR="00484AFC" w:rsidRPr="00484A47" w:rsidRDefault="00146D69">
      <w:pPr>
        <w:rPr>
          <w:lang w:val="en-US"/>
        </w:rPr>
      </w:pPr>
      <w:r>
        <w:rPr>
          <w:rStyle w:val="nfasis"/>
          <w:lang w:val="en-US"/>
        </w:rPr>
        <w:t># The Update Center requires an internet connection to request http://update.sonarsource.org</w:t>
      </w:r>
    </w:p>
    <w:p w:rsidR="00484AFC" w:rsidRPr="00484A47" w:rsidRDefault="00146D69">
      <w:pPr>
        <w:rPr>
          <w:lang w:val="en-US"/>
        </w:rPr>
      </w:pPr>
      <w:r>
        <w:rPr>
          <w:rStyle w:val="nfasis"/>
          <w:lang w:val="en-US"/>
        </w:rPr>
        <w:t xml:space="preserve"># </w:t>
      </w:r>
      <w:proofErr w:type="gramStart"/>
      <w:r>
        <w:rPr>
          <w:rStyle w:val="nfasis"/>
          <w:lang w:val="en-US"/>
        </w:rPr>
        <w:t>It</w:t>
      </w:r>
      <w:proofErr w:type="gramEnd"/>
      <w:r>
        <w:rPr>
          <w:rStyle w:val="nfasis"/>
          <w:lang w:val="en-US"/>
        </w:rPr>
        <w:t xml:space="preserve"> is activated by default:</w:t>
      </w:r>
    </w:p>
    <w:p w:rsidR="00484AFC" w:rsidRPr="00484A47" w:rsidRDefault="00146D69">
      <w:pPr>
        <w:rPr>
          <w:lang w:val="en-US"/>
        </w:rPr>
      </w:pPr>
      <w:r>
        <w:rPr>
          <w:rStyle w:val="nfasis"/>
          <w:lang w:val="en-US"/>
        </w:rPr>
        <w:t>#</w:t>
      </w:r>
      <w:proofErr w:type="spellStart"/>
      <w:r>
        <w:rPr>
          <w:rStyle w:val="nfasis"/>
          <w:lang w:val="en-US"/>
        </w:rPr>
        <w:t>sonar.updatecenter.activate</w:t>
      </w:r>
      <w:proofErr w:type="spellEnd"/>
      <w:r>
        <w:rPr>
          <w:rStyle w:val="nfasis"/>
          <w:lang w:val="en-US"/>
        </w:rPr>
        <w:t>=true</w:t>
      </w:r>
    </w:p>
    <w:p w:rsidR="00484AFC" w:rsidRPr="00484A47" w:rsidRDefault="00146D69">
      <w:pPr>
        <w:rPr>
          <w:lang w:val="en-US"/>
        </w:rPr>
      </w:pPr>
      <w:r>
        <w:rPr>
          <w:rStyle w:val="nfasis"/>
          <w:lang w:val="en-US"/>
        </w:rPr>
        <w:t># HTTP proxy (default none)</w:t>
      </w:r>
    </w:p>
    <w:p w:rsidR="00484AFC" w:rsidRPr="00484A47" w:rsidRDefault="00146D69">
      <w:pPr>
        <w:rPr>
          <w:lang w:val="en-US"/>
        </w:rPr>
      </w:pPr>
      <w:proofErr w:type="spellStart"/>
      <w:r w:rsidRPr="00962060">
        <w:rPr>
          <w:rStyle w:val="nfasis"/>
          <w:lang w:val="en-US"/>
        </w:rPr>
        <w:t>http.proxyHost</w:t>
      </w:r>
      <w:proofErr w:type="spellEnd"/>
      <w:r w:rsidRPr="00962060">
        <w:rPr>
          <w:rStyle w:val="nfasis"/>
          <w:lang w:val="en-US"/>
        </w:rPr>
        <w:t>=</w:t>
      </w:r>
      <w:r w:rsidR="00395B70" w:rsidRPr="00962060">
        <w:rPr>
          <w:rStyle w:val="nfasis"/>
          <w:lang w:val="en-US"/>
        </w:rPr>
        <w:t>&lt;yourhost_ip_number&gt;</w:t>
      </w:r>
    </w:p>
    <w:p w:rsidR="00484AFC" w:rsidRPr="00484A47" w:rsidRDefault="00146D69">
      <w:pPr>
        <w:rPr>
          <w:lang w:val="en-US"/>
        </w:rPr>
      </w:pPr>
      <w:proofErr w:type="spellStart"/>
      <w:r>
        <w:rPr>
          <w:rStyle w:val="nfasis"/>
          <w:lang w:val="en-US"/>
        </w:rPr>
        <w:t>http.proxyPort</w:t>
      </w:r>
      <w:proofErr w:type="spellEnd"/>
      <w:r>
        <w:rPr>
          <w:rStyle w:val="nfasis"/>
          <w:lang w:val="en-US"/>
        </w:rPr>
        <w:t>=3128</w:t>
      </w:r>
    </w:p>
    <w:p w:rsidR="00484AFC" w:rsidRPr="00484A47" w:rsidRDefault="00146D69">
      <w:pPr>
        <w:rPr>
          <w:lang w:val="en-US"/>
        </w:rPr>
      </w:pPr>
      <w:r>
        <w:rPr>
          <w:rStyle w:val="nfasis"/>
          <w:lang w:val="en-US"/>
        </w:rPr>
        <w:t># NT domain name if NTLM proxy is used</w:t>
      </w:r>
    </w:p>
    <w:p w:rsidR="00484AFC" w:rsidRDefault="00146D69">
      <w:r>
        <w:rPr>
          <w:rStyle w:val="nfasis"/>
          <w:lang w:val="en-US"/>
        </w:rPr>
        <w:t>#</w:t>
      </w:r>
      <w:proofErr w:type="spellStart"/>
      <w:r>
        <w:rPr>
          <w:rStyle w:val="nfasis"/>
          <w:lang w:val="en-US"/>
        </w:rPr>
        <w:t>http.auth.ntlm.domain</w:t>
      </w:r>
      <w:proofErr w:type="spellEnd"/>
      <w:r>
        <w:rPr>
          <w:rStyle w:val="nfasis"/>
          <w:lang w:val="en-US"/>
        </w:rPr>
        <w:t>=</w:t>
      </w:r>
    </w:p>
    <w:p w:rsidR="00484AFC" w:rsidRPr="00484A47" w:rsidRDefault="00146D69">
      <w:pPr>
        <w:rPr>
          <w:lang w:val="en-US"/>
        </w:rPr>
      </w:pPr>
      <w:r>
        <w:rPr>
          <w:rStyle w:val="nfasis"/>
          <w:lang w:val="en-US"/>
        </w:rPr>
        <w:t># SOCKS proxy (default none</w:t>
      </w:r>
      <w:proofErr w:type="gramStart"/>
      <w:r>
        <w:rPr>
          <w:rStyle w:val="nfasis"/>
          <w:lang w:val="en-US"/>
        </w:rPr>
        <w:t>)</w:t>
      </w:r>
      <w:proofErr w:type="gramEnd"/>
      <w:r>
        <w:rPr>
          <w:rStyle w:val="nfasis"/>
          <w:lang w:val="en-US"/>
        </w:rPr>
        <w:br/>
        <w:t>#</w:t>
      </w:r>
      <w:proofErr w:type="spellStart"/>
      <w:r>
        <w:rPr>
          <w:rStyle w:val="nfasis"/>
          <w:lang w:val="en-US"/>
        </w:rPr>
        <w:t>socksProxyHost</w:t>
      </w:r>
      <w:proofErr w:type="spellEnd"/>
      <w:r>
        <w:rPr>
          <w:rStyle w:val="nfasis"/>
          <w:lang w:val="en-US"/>
        </w:rPr>
        <w:t>=</w:t>
      </w:r>
      <w:r>
        <w:rPr>
          <w:rStyle w:val="nfasis"/>
          <w:lang w:val="en-US"/>
        </w:rPr>
        <w:br/>
        <w:t>#</w:t>
      </w:r>
      <w:proofErr w:type="spellStart"/>
      <w:r>
        <w:rPr>
          <w:rStyle w:val="nfasis"/>
          <w:lang w:val="en-US"/>
        </w:rPr>
        <w:t>socksProxyPort</w:t>
      </w:r>
      <w:proofErr w:type="spellEnd"/>
      <w:r>
        <w:rPr>
          <w:rStyle w:val="nfasis"/>
          <w:lang w:val="en-US"/>
        </w:rPr>
        <w:t>=</w:t>
      </w:r>
      <w:r>
        <w:rPr>
          <w:rStyle w:val="nfasis"/>
          <w:lang w:val="en-US"/>
        </w:rPr>
        <w:br/>
        <w:t># proxy authentication. The 2 following properties are used for HTTP and SOCKS proxies.</w:t>
      </w:r>
      <w:r>
        <w:rPr>
          <w:rStyle w:val="nfasis"/>
          <w:lang w:val="en-US"/>
        </w:rPr>
        <w:br/>
      </w:r>
      <w:proofErr w:type="spellStart"/>
      <w:r>
        <w:rPr>
          <w:rStyle w:val="nfasis"/>
          <w:lang w:val="en-US"/>
        </w:rPr>
        <w:t>http.proxyUser</w:t>
      </w:r>
      <w:proofErr w:type="spellEnd"/>
      <w:r>
        <w:rPr>
          <w:rStyle w:val="nfasis"/>
          <w:lang w:val="en-US"/>
        </w:rPr>
        <w:t>=</w:t>
      </w:r>
      <w:proofErr w:type="spellStart"/>
      <w:r>
        <w:rPr>
          <w:rStyle w:val="nfasis"/>
          <w:lang w:val="en-US"/>
        </w:rPr>
        <w:t>usuario</w:t>
      </w:r>
      <w:proofErr w:type="spellEnd"/>
      <w:r>
        <w:rPr>
          <w:rStyle w:val="nfasis"/>
          <w:lang w:val="en-US"/>
        </w:rPr>
        <w:br/>
      </w:r>
      <w:proofErr w:type="spellStart"/>
      <w:r>
        <w:rPr>
          <w:rStyle w:val="nfasis"/>
          <w:lang w:val="en-US"/>
        </w:rPr>
        <w:t>http.proxyPassword</w:t>
      </w:r>
      <w:proofErr w:type="spellEnd"/>
      <w:r>
        <w:rPr>
          <w:rStyle w:val="nfasis"/>
          <w:lang w:val="en-US"/>
        </w:rPr>
        <w:t>=</w:t>
      </w:r>
      <w:r w:rsidR="00443D49">
        <w:rPr>
          <w:rStyle w:val="nfasis"/>
          <w:lang w:val="en-US"/>
        </w:rPr>
        <w:t xml:space="preserve">&lt;your </w:t>
      </w:r>
      <w:r>
        <w:rPr>
          <w:rStyle w:val="nfasis"/>
          <w:lang w:val="en-US"/>
        </w:rPr>
        <w:t>password</w:t>
      </w:r>
      <w:r w:rsidR="00443D49">
        <w:rPr>
          <w:rStyle w:val="nfasis"/>
          <w:lang w:val="en-US"/>
        </w:rPr>
        <w:t>&gt;</w:t>
      </w:r>
    </w:p>
    <w:p w:rsidR="00484AFC" w:rsidRDefault="00484AFC">
      <w:pPr>
        <w:rPr>
          <w:lang w:val="en-US"/>
        </w:rPr>
      </w:pPr>
    </w:p>
    <w:p w:rsidR="00484AFC" w:rsidRPr="00B14596" w:rsidRDefault="0069073B">
      <w:pPr>
        <w:pStyle w:val="Sinespaciado"/>
        <w:rPr>
          <w:lang w:val="en-US"/>
        </w:rPr>
      </w:pPr>
      <w:r>
        <w:rPr>
          <w:iCs/>
          <w:lang w:val="en-US"/>
        </w:rPr>
        <w:t xml:space="preserve">Ultimately </w:t>
      </w:r>
      <w:r w:rsidR="00146D69">
        <w:rPr>
          <w:iCs/>
          <w:lang w:val="en-US"/>
        </w:rPr>
        <w:t xml:space="preserve">you can install the PDF </w:t>
      </w:r>
      <w:r>
        <w:rPr>
          <w:iCs/>
          <w:lang w:val="en-US"/>
        </w:rPr>
        <w:t xml:space="preserve">report </w:t>
      </w:r>
      <w:r w:rsidR="00146D69">
        <w:rPr>
          <w:iCs/>
          <w:lang w:val="en-US"/>
        </w:rPr>
        <w:t>plug-in.</w:t>
      </w:r>
      <w:r w:rsidR="00484A47">
        <w:rPr>
          <w:iCs/>
          <w:lang w:val="en-US"/>
        </w:rPr>
        <w:t xml:space="preserve"> This plug-in </w:t>
      </w:r>
      <w:r w:rsidR="00484A47" w:rsidRPr="00484A47">
        <w:rPr>
          <w:iCs/>
          <w:lang w:val="en-US"/>
        </w:rPr>
        <w:t>generates</w:t>
      </w:r>
      <w:r w:rsidR="00484A47">
        <w:rPr>
          <w:iCs/>
          <w:lang w:val="en-US"/>
        </w:rPr>
        <w:t xml:space="preserve"> a </w:t>
      </w:r>
      <w:proofErr w:type="spellStart"/>
      <w:r w:rsidR="00484A47">
        <w:rPr>
          <w:iCs/>
          <w:lang w:val="en-US"/>
        </w:rPr>
        <w:t>pdf</w:t>
      </w:r>
      <w:proofErr w:type="spellEnd"/>
      <w:r w:rsidR="00484A47">
        <w:rPr>
          <w:iCs/>
          <w:lang w:val="en-US"/>
        </w:rPr>
        <w:t xml:space="preserve"> file with some statistics like lines of code, how many package, class, methods you have, number of comments, complexity of your code and coding rules violations per class. </w:t>
      </w:r>
      <w:r w:rsidR="00146D69">
        <w:rPr>
          <w:iCs/>
          <w:lang w:val="en-US"/>
        </w:rPr>
        <w:t xml:space="preserve"> To </w:t>
      </w:r>
      <w:r w:rsidR="00B14596">
        <w:rPr>
          <w:iCs/>
          <w:lang w:val="en-US"/>
        </w:rPr>
        <w:t>install this plug-in</w:t>
      </w:r>
      <w:r w:rsidR="00146D69">
        <w:rPr>
          <w:iCs/>
          <w:lang w:val="en-US"/>
        </w:rPr>
        <w:t xml:space="preserve">, go to the settings menu, update center, and click at the plug-in tab, find the </w:t>
      </w:r>
      <w:r w:rsidR="00146D69">
        <w:rPr>
          <w:lang w:val="en-US"/>
        </w:rPr>
        <w:t>PDF Report plug-in and install it.</w:t>
      </w:r>
    </w:p>
    <w:p w:rsidR="00484AFC" w:rsidRPr="00B14596" w:rsidRDefault="00484AFC">
      <w:pPr>
        <w:rPr>
          <w:lang w:val="en-US"/>
        </w:rPr>
      </w:pPr>
    </w:p>
    <w:p w:rsidR="00484AFC" w:rsidRDefault="00146D69">
      <w:r>
        <w:rPr>
          <w:iCs/>
          <w:noProof/>
          <w:lang w:val="en-US" w:eastAsia="en-US" w:bidi="ar-SA"/>
        </w:rPr>
        <w:drawing>
          <wp:inline distT="0" distB="0" distL="0" distR="0">
            <wp:extent cx="5680709" cy="1369807"/>
            <wp:effectExtent l="0" t="0" r="0" b="1793"/>
            <wp:docPr id="14"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80709" cy="1369807"/>
                    </a:xfrm>
                    <a:prstGeom prst="rect">
                      <a:avLst/>
                    </a:prstGeom>
                    <a:noFill/>
                    <a:ln>
                      <a:noFill/>
                      <a:prstDash/>
                    </a:ln>
                  </pic:spPr>
                </pic:pic>
              </a:graphicData>
            </a:graphic>
          </wp:inline>
        </w:drawing>
      </w:r>
    </w:p>
    <w:p w:rsidR="00484AFC" w:rsidRDefault="00146D69">
      <w:pPr>
        <w:jc w:val="center"/>
        <w:rPr>
          <w:sz w:val="20"/>
          <w:szCs w:val="20"/>
          <w:lang w:val="en-US"/>
        </w:rPr>
      </w:pPr>
      <w:proofErr w:type="gramStart"/>
      <w:r>
        <w:rPr>
          <w:sz w:val="20"/>
          <w:szCs w:val="20"/>
          <w:lang w:val="en-US"/>
        </w:rPr>
        <w:t>Picture 1.1</w:t>
      </w:r>
      <w:r w:rsidR="00C43CB8">
        <w:rPr>
          <w:sz w:val="20"/>
          <w:szCs w:val="20"/>
          <w:lang w:val="en-US"/>
        </w:rPr>
        <w:t>2</w:t>
      </w:r>
      <w:r>
        <w:rPr>
          <w:sz w:val="20"/>
          <w:szCs w:val="20"/>
          <w:lang w:val="en-US"/>
        </w:rPr>
        <w:t>.</w:t>
      </w:r>
      <w:proofErr w:type="gramEnd"/>
      <w:r>
        <w:rPr>
          <w:sz w:val="20"/>
          <w:szCs w:val="20"/>
          <w:lang w:val="en-US"/>
        </w:rPr>
        <w:t xml:space="preserve"> Installing PDF report plug-in in Sonar</w:t>
      </w:r>
    </w:p>
    <w:p w:rsidR="00484AFC" w:rsidRDefault="00484AFC">
      <w:pPr>
        <w:pStyle w:val="Sinespaciado"/>
        <w:rPr>
          <w:b/>
          <w:lang w:val="en-US"/>
        </w:rPr>
      </w:pPr>
    </w:p>
    <w:sectPr w:rsidR="00484AFC" w:rsidSect="00A3123C">
      <w:pgSz w:w="11905" w:h="16837"/>
      <w:pgMar w:top="1417" w:right="1701" w:bottom="720"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carlos" w:date="2012-06-11T19:53:00Z" w:initials="c">
    <w:p w:rsidR="007715B6" w:rsidRPr="007715B6" w:rsidRDefault="007715B6">
      <w:pPr>
        <w:pStyle w:val="Textocomentario"/>
        <w:rPr>
          <w:lang w:val="en-US"/>
        </w:rPr>
      </w:pPr>
      <w:r>
        <w:rPr>
          <w:rStyle w:val="Refdecomentario"/>
        </w:rPr>
        <w:annotationRef/>
      </w:r>
      <w:r w:rsidRPr="007715B6">
        <w:rPr>
          <w:lang w:val="en-US"/>
        </w:rPr>
        <w:t>Alex, when you finish to install subversion with all library, you have a message notice</w:t>
      </w:r>
      <w:r>
        <w:rPr>
          <w:lang w:val="en-US"/>
        </w:rPr>
        <w:t xml:space="preserve"> how was the installations. However if you have some errors, it is not our responsibility, it is out of our </w:t>
      </w:r>
      <w:r w:rsidRPr="007715B6">
        <w:rPr>
          <w:lang w:val="en-US"/>
        </w:rPr>
        <w:t>scope</w:t>
      </w:r>
      <w:r>
        <w:rPr>
          <w:lang w:val="en-US"/>
        </w:rPr>
        <w:t xml:space="preserve">. Linux users know if your installations was successful. The first step to understand this guide is have Linux </w:t>
      </w:r>
      <w:r w:rsidRPr="007715B6">
        <w:rPr>
          <w:lang w:val="en-US"/>
        </w:rPr>
        <w:t>knowledge</w:t>
      </w:r>
      <w:r>
        <w:rPr>
          <w:lang w:val="en-US"/>
        </w:rPr>
        <w:t>.</w:t>
      </w:r>
    </w:p>
  </w:comment>
  <w:comment w:id="15" w:author="carlos" w:date="2012-06-11T20:35:00Z" w:initials="c">
    <w:p w:rsidR="00530655" w:rsidRPr="00530655" w:rsidRDefault="00530655">
      <w:pPr>
        <w:pStyle w:val="Textocomentario"/>
        <w:rPr>
          <w:lang w:val="en-US"/>
        </w:rPr>
      </w:pPr>
      <w:r>
        <w:rPr>
          <w:rStyle w:val="Refdecomentario"/>
        </w:rPr>
        <w:annotationRef/>
      </w:r>
      <w:r w:rsidRPr="00530655">
        <w:rPr>
          <w:lang w:val="en-US"/>
        </w:rPr>
        <w:t>At the Download process</w:t>
      </w:r>
      <w:r>
        <w:rPr>
          <w:lang w:val="en-US"/>
        </w:rPr>
        <w:t xml:space="preserve"> charter you can find What is </w:t>
      </w:r>
      <w:proofErr w:type="spellStart"/>
      <w:r>
        <w:rPr>
          <w:lang w:val="en-US"/>
        </w:rPr>
        <w:t>Archiva</w:t>
      </w:r>
      <w:proofErr w:type="spellEnd"/>
      <w:r>
        <w:rPr>
          <w:lang w:val="en-US"/>
        </w:rPr>
        <w:t xml:space="preserve">?? </w:t>
      </w:r>
      <w:r w:rsidRPr="00530655">
        <w:rPr>
          <w:lang w:val="en-US"/>
        </w:rPr>
        <w:t xml:space="preserve"> </w:t>
      </w:r>
    </w:p>
  </w:comment>
  <w:comment w:id="18" w:author="carlos" w:date="2012-06-11T20:45:00Z" w:initials="c">
    <w:p w:rsidR="00B22CEB" w:rsidRPr="00B22CEB" w:rsidRDefault="00B22CEB">
      <w:pPr>
        <w:pStyle w:val="Textocomentario"/>
        <w:rPr>
          <w:lang w:val="en-US"/>
        </w:rPr>
      </w:pPr>
      <w:r>
        <w:rPr>
          <w:rStyle w:val="Refdecomentario"/>
        </w:rPr>
        <w:annotationRef/>
      </w:r>
      <w:r w:rsidRPr="00B22CEB">
        <w:rPr>
          <w:lang w:val="en-US"/>
        </w:rPr>
        <w:t xml:space="preserve">Alex, the same to the </w:t>
      </w:r>
      <w:proofErr w:type="spellStart"/>
      <w:r w:rsidRPr="00B22CEB">
        <w:rPr>
          <w:lang w:val="en-US"/>
        </w:rPr>
        <w:t>fisrt</w:t>
      </w:r>
      <w:proofErr w:type="spellEnd"/>
      <w:r w:rsidRPr="00B22CEB">
        <w:rPr>
          <w:lang w:val="en-US"/>
        </w:rPr>
        <w:t xml:space="preserve"> comment</w:t>
      </w:r>
    </w:p>
  </w:comment>
  <w:comment w:id="21" w:author="carlos" w:date="2012-06-11T20:52:00Z" w:initials="c">
    <w:p w:rsidR="000B0736" w:rsidRPr="000B0736" w:rsidRDefault="000B0736">
      <w:pPr>
        <w:pStyle w:val="Textocomentario"/>
        <w:rPr>
          <w:lang w:val="en-US"/>
        </w:rPr>
      </w:pPr>
      <w:r>
        <w:rPr>
          <w:rStyle w:val="Refdecomentario"/>
        </w:rPr>
        <w:annotationRef/>
      </w:r>
      <w:r w:rsidRPr="00530655">
        <w:rPr>
          <w:lang w:val="en-US"/>
        </w:rPr>
        <w:t>At the Download process</w:t>
      </w:r>
      <w:r>
        <w:rPr>
          <w:lang w:val="en-US"/>
        </w:rPr>
        <w:t xml:space="preserve"> charter you can find What is Jenkins?? </w:t>
      </w:r>
      <w:r w:rsidRPr="00530655">
        <w:rPr>
          <w:lang w:val="en-US"/>
        </w:rPr>
        <w:t xml:space="preserve"> </w:t>
      </w:r>
    </w:p>
  </w:comment>
  <w:comment w:id="29" w:author="carlos" w:date="2012-06-11T20:56:00Z" w:initials="c">
    <w:p w:rsidR="005F4173" w:rsidRPr="005F4173" w:rsidRDefault="005F4173">
      <w:pPr>
        <w:pStyle w:val="Textocomentario"/>
        <w:rPr>
          <w:lang w:val="en-US"/>
        </w:rPr>
      </w:pPr>
      <w:r>
        <w:rPr>
          <w:rStyle w:val="Refdecomentario"/>
        </w:rPr>
        <w:annotationRef/>
      </w:r>
      <w:r w:rsidRPr="00530655">
        <w:rPr>
          <w:lang w:val="en-US"/>
        </w:rPr>
        <w:t>At the Download process</w:t>
      </w:r>
      <w:r>
        <w:rPr>
          <w:lang w:val="en-US"/>
        </w:rPr>
        <w:t xml:space="preserve"> charter you can find What is Sonar?? </w:t>
      </w:r>
      <w:r w:rsidRPr="00530655">
        <w:rPr>
          <w:lang w:val="en-US"/>
        </w:rPr>
        <w:t xml:space="preserve"> </w:t>
      </w:r>
    </w:p>
  </w:comment>
  <w:comment w:id="32" w:author="carlos" w:date="2012-06-11T21:05:00Z" w:initials="c">
    <w:p w:rsidR="002A6D19" w:rsidRPr="002A6D19" w:rsidRDefault="002A6D19">
      <w:pPr>
        <w:pStyle w:val="Textocomentario"/>
        <w:rPr>
          <w:lang w:val="en-US"/>
        </w:rPr>
      </w:pPr>
      <w:r>
        <w:rPr>
          <w:rStyle w:val="Refdecomentario"/>
        </w:rPr>
        <w:annotationRef/>
      </w:r>
      <w:r w:rsidRPr="002A6D19">
        <w:rPr>
          <w:lang w:val="en-US"/>
        </w:rPr>
        <w:t>I think no</w:t>
      </w:r>
      <w:r>
        <w:rPr>
          <w:lang w:val="en-US"/>
        </w:rPr>
        <w:t xml:space="preserve">, </w:t>
      </w:r>
      <w:proofErr w:type="spellStart"/>
      <w:r>
        <w:rPr>
          <w:lang w:val="en-US"/>
        </w:rPr>
        <w:t>MySql</w:t>
      </w:r>
      <w:proofErr w:type="spellEnd"/>
      <w:r>
        <w:rPr>
          <w:lang w:val="en-US"/>
        </w:rPr>
        <w:t xml:space="preserve"> is only required for Sonar. </w:t>
      </w:r>
      <w:r w:rsidRPr="002A6D19">
        <w:rPr>
          <w:lang w:val="en-US"/>
        </w:rPr>
        <w:t>I think it is in the correct side</w:t>
      </w:r>
    </w:p>
  </w:comment>
  <w:comment w:id="37" w:author="carlos" w:date="2012-06-12T12:55:00Z" w:initials="c">
    <w:p w:rsidR="009F1FAE" w:rsidRPr="009F1FAE" w:rsidRDefault="009F1FAE" w:rsidP="009F1FAE">
      <w:pPr>
        <w:pStyle w:val="Standard"/>
        <w:tabs>
          <w:tab w:val="left" w:pos="0"/>
        </w:tabs>
        <w:spacing w:before="57" w:after="57" w:line="360" w:lineRule="auto"/>
        <w:ind w:right="57" w:firstLine="57"/>
        <w:jc w:val="both"/>
        <w:rPr>
          <w:lang w:val="en-US"/>
        </w:rPr>
      </w:pPr>
      <w:r>
        <w:rPr>
          <w:rStyle w:val="Refdecomentario"/>
        </w:rPr>
        <w:annotationRef/>
      </w:r>
      <w:r w:rsidRPr="009F1FAE">
        <w:rPr>
          <w:lang w:val="en-US"/>
        </w:rPr>
        <w:t xml:space="preserve">At the </w:t>
      </w:r>
      <w:r>
        <w:rPr>
          <w:rFonts w:ascii="Arial" w:hAnsi="Arial" w:cs="Arial"/>
          <w:b/>
          <w:bCs/>
          <w:color w:val="000000"/>
          <w:sz w:val="28"/>
          <w:szCs w:val="28"/>
          <w:lang w:val="en-US"/>
        </w:rPr>
        <w:t>3.3 Installing maven2</w:t>
      </w:r>
      <w:r w:rsidRPr="009F1FAE">
        <w:rPr>
          <w:rFonts w:ascii="Arial" w:hAnsi="Arial" w:cs="Arial"/>
          <w:bCs/>
          <w:color w:val="000000"/>
          <w:sz w:val="28"/>
          <w:szCs w:val="28"/>
          <w:lang w:val="en-US"/>
        </w:rPr>
        <w:t>, you can see</w:t>
      </w:r>
      <w:r>
        <w:rPr>
          <w:rFonts w:ascii="Arial" w:hAnsi="Arial" w:cs="Arial"/>
          <w:bCs/>
          <w:color w:val="000000"/>
          <w:sz w:val="28"/>
          <w:szCs w:val="28"/>
          <w:lang w:val="en-US"/>
        </w:rPr>
        <w:t xml:space="preserve"> what is Maven</w:t>
      </w:r>
    </w:p>
  </w:comment>
  <w:comment w:id="40" w:author="carlos" w:date="2012-06-12T13:22:00Z" w:initials="c">
    <w:p w:rsidR="00480CA6" w:rsidRPr="00480CA6" w:rsidRDefault="00480CA6">
      <w:pPr>
        <w:pStyle w:val="Textocomentario"/>
        <w:rPr>
          <w:lang w:val="en-US"/>
        </w:rPr>
      </w:pPr>
      <w:r>
        <w:rPr>
          <w:rStyle w:val="Refdecomentario"/>
        </w:rPr>
        <w:annotationRef/>
      </w:r>
      <w:r w:rsidRPr="00530655">
        <w:rPr>
          <w:lang w:val="en-US"/>
        </w:rPr>
        <w:t>At the Download process</w:t>
      </w:r>
      <w:r>
        <w:rPr>
          <w:lang w:val="en-US"/>
        </w:rPr>
        <w:t xml:space="preserve"> charter you can find What is Sonar?? </w:t>
      </w:r>
      <w:r w:rsidRPr="00530655">
        <w:rPr>
          <w:lang w:val="en-US"/>
        </w:rPr>
        <w:t xml:space="preserve"> </w:t>
      </w:r>
    </w:p>
  </w:comment>
  <w:comment w:id="44" w:author="carlos" w:date="2012-06-12T13:23:00Z" w:initials="c">
    <w:p w:rsidR="00480CA6" w:rsidRPr="00480CA6" w:rsidRDefault="00480CA6">
      <w:pPr>
        <w:pStyle w:val="Textocomentario"/>
        <w:rPr>
          <w:lang w:val="en-US"/>
        </w:rPr>
      </w:pPr>
      <w:r>
        <w:rPr>
          <w:rStyle w:val="Refdecomentario"/>
        </w:rPr>
        <w:annotationRef/>
      </w:r>
      <w:r w:rsidRPr="00530655">
        <w:rPr>
          <w:lang w:val="en-US"/>
        </w:rPr>
        <w:t>At the Download process</w:t>
      </w:r>
      <w:r>
        <w:rPr>
          <w:lang w:val="en-US"/>
        </w:rPr>
        <w:t xml:space="preserve"> charter you can find What is Sonar?? </w:t>
      </w:r>
      <w:r w:rsidRPr="00530655">
        <w:rPr>
          <w:lang w:val="en-US"/>
        </w:rPr>
        <w:t xml:space="preserv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660" w:rsidRDefault="00A07660">
      <w:r>
        <w:separator/>
      </w:r>
    </w:p>
  </w:endnote>
  <w:endnote w:type="continuationSeparator" w:id="0">
    <w:p w:rsidR="00A07660" w:rsidRDefault="00A07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660" w:rsidRDefault="00A07660">
      <w:r>
        <w:rPr>
          <w:color w:val="000000"/>
        </w:rPr>
        <w:separator/>
      </w:r>
    </w:p>
  </w:footnote>
  <w:footnote w:type="continuationSeparator" w:id="0">
    <w:p w:rsidR="00A07660" w:rsidRDefault="00A076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B79A9"/>
    <w:multiLevelType w:val="multilevel"/>
    <w:tmpl w:val="25904C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21754AB0"/>
    <w:multiLevelType w:val="multilevel"/>
    <w:tmpl w:val="11DA4BB6"/>
    <w:styleLink w:val="WWOutlineListStyle6"/>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nsid w:val="242C64F2"/>
    <w:multiLevelType w:val="hybridMultilevel"/>
    <w:tmpl w:val="AC40A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4C76E3"/>
    <w:multiLevelType w:val="multilevel"/>
    <w:tmpl w:val="6A74412A"/>
    <w:styleLink w:val="WWOutlineListStyle1"/>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2E0A7525"/>
    <w:multiLevelType w:val="multilevel"/>
    <w:tmpl w:val="988CAD70"/>
    <w:styleLink w:val="WWOutlineListStyle2"/>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34461103"/>
    <w:multiLevelType w:val="multilevel"/>
    <w:tmpl w:val="B0C855A4"/>
    <w:styleLink w:val="WWOutlineListStyle"/>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nsid w:val="3C901A09"/>
    <w:multiLevelType w:val="multilevel"/>
    <w:tmpl w:val="DE6EDA46"/>
    <w:styleLink w:val="WWOutlineListStyle7"/>
    <w:lvl w:ilvl="0">
      <w:start w:val="1"/>
      <w:numFmt w:val="none"/>
      <w:lvlText w:val="%1"/>
      <w:lvlJc w:val="left"/>
    </w:lvl>
    <w:lvl w:ilvl="1">
      <w:start w:val="1"/>
      <w:numFmt w:val="decimal"/>
      <w:pStyle w:val="Ttulo2"/>
      <w:lvlText w:val="%2."/>
      <w:lvlJc w:val="left"/>
      <w:pPr>
        <w:ind w:left="360" w:hanging="360"/>
      </w:pPr>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nsid w:val="3CF530A5"/>
    <w:multiLevelType w:val="multilevel"/>
    <w:tmpl w:val="AD12F65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41773820"/>
    <w:multiLevelType w:val="hybridMultilevel"/>
    <w:tmpl w:val="A7BE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3D7799"/>
    <w:multiLevelType w:val="multilevel"/>
    <w:tmpl w:val="FCBEBC00"/>
    <w:styleLink w:val="WWOutlineListStyle4"/>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FDE73B7"/>
    <w:multiLevelType w:val="multilevel"/>
    <w:tmpl w:val="EA123A6C"/>
    <w:styleLink w:val="LFO5"/>
    <w:lvl w:ilvl="0">
      <w:start w:val="1"/>
      <w:numFmt w:val="decimal"/>
      <w:pStyle w:val="Ttul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nsid w:val="750B68C2"/>
    <w:multiLevelType w:val="multilevel"/>
    <w:tmpl w:val="7152EB2E"/>
    <w:styleLink w:val="WWOutlineListStyle5"/>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779C6270"/>
    <w:multiLevelType w:val="multilevel"/>
    <w:tmpl w:val="55309D70"/>
    <w:styleLink w:val="WWOutlineListStyle3"/>
    <w:lvl w:ilvl="0">
      <w:start w:val="1"/>
      <w:numFmt w:val="none"/>
      <w:lvlText w:val="%1"/>
      <w:lvlJc w:val="left"/>
    </w:lvl>
    <w:lvl w:ilvl="1">
      <w:start w:val="1"/>
      <w:numFmt w:val="decimal"/>
      <w:lvlText w:val="%2."/>
      <w:lvlJc w:val="left"/>
      <w:pPr>
        <w:ind w:left="36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7BB40753"/>
    <w:multiLevelType w:val="multilevel"/>
    <w:tmpl w:val="3A80AC42"/>
    <w:styleLink w:val="WW8Num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num w:numId="1">
    <w:abstractNumId w:val="6"/>
  </w:num>
  <w:num w:numId="2">
    <w:abstractNumId w:val="1"/>
  </w:num>
  <w:num w:numId="3">
    <w:abstractNumId w:val="11"/>
  </w:num>
  <w:num w:numId="4">
    <w:abstractNumId w:val="9"/>
  </w:num>
  <w:num w:numId="5">
    <w:abstractNumId w:val="12"/>
  </w:num>
  <w:num w:numId="6">
    <w:abstractNumId w:val="4"/>
  </w:num>
  <w:num w:numId="7">
    <w:abstractNumId w:val="3"/>
  </w:num>
  <w:num w:numId="8">
    <w:abstractNumId w:val="5"/>
  </w:num>
  <w:num w:numId="9">
    <w:abstractNumId w:val="13"/>
  </w:num>
  <w:num w:numId="10">
    <w:abstractNumId w:val="10"/>
  </w:num>
  <w:num w:numId="11">
    <w:abstractNumId w:val="7"/>
  </w:num>
  <w:num w:numId="12">
    <w:abstractNumId w:val="0"/>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84AFC"/>
    <w:rsid w:val="00005063"/>
    <w:rsid w:val="000132B7"/>
    <w:rsid w:val="0002726F"/>
    <w:rsid w:val="00030F7F"/>
    <w:rsid w:val="00031BF7"/>
    <w:rsid w:val="00051C92"/>
    <w:rsid w:val="00056F6E"/>
    <w:rsid w:val="0007763B"/>
    <w:rsid w:val="000A4732"/>
    <w:rsid w:val="000B0736"/>
    <w:rsid w:val="000D439F"/>
    <w:rsid w:val="000D4C3B"/>
    <w:rsid w:val="000E5421"/>
    <w:rsid w:val="000F086B"/>
    <w:rsid w:val="001054D1"/>
    <w:rsid w:val="001070DD"/>
    <w:rsid w:val="001124AF"/>
    <w:rsid w:val="001212CE"/>
    <w:rsid w:val="001266ED"/>
    <w:rsid w:val="00146D69"/>
    <w:rsid w:val="00166FA6"/>
    <w:rsid w:val="00173740"/>
    <w:rsid w:val="001758A4"/>
    <w:rsid w:val="00183A68"/>
    <w:rsid w:val="00185398"/>
    <w:rsid w:val="001C7090"/>
    <w:rsid w:val="001D1B66"/>
    <w:rsid w:val="001D6B63"/>
    <w:rsid w:val="001E3E12"/>
    <w:rsid w:val="001F2655"/>
    <w:rsid w:val="00206AE1"/>
    <w:rsid w:val="00224AD8"/>
    <w:rsid w:val="00235D58"/>
    <w:rsid w:val="00250EEC"/>
    <w:rsid w:val="00262DD5"/>
    <w:rsid w:val="00285805"/>
    <w:rsid w:val="002A6D19"/>
    <w:rsid w:val="002C324A"/>
    <w:rsid w:val="002E2BE5"/>
    <w:rsid w:val="00301016"/>
    <w:rsid w:val="0030545B"/>
    <w:rsid w:val="00333917"/>
    <w:rsid w:val="003414C1"/>
    <w:rsid w:val="00347F4C"/>
    <w:rsid w:val="0035163D"/>
    <w:rsid w:val="003654BE"/>
    <w:rsid w:val="0039434B"/>
    <w:rsid w:val="00395B70"/>
    <w:rsid w:val="003A0BFD"/>
    <w:rsid w:val="003A2B92"/>
    <w:rsid w:val="003A51FA"/>
    <w:rsid w:val="003B44CA"/>
    <w:rsid w:val="003C560E"/>
    <w:rsid w:val="003E5834"/>
    <w:rsid w:val="00421630"/>
    <w:rsid w:val="00427CBD"/>
    <w:rsid w:val="004344CE"/>
    <w:rsid w:val="00443D49"/>
    <w:rsid w:val="00451B18"/>
    <w:rsid w:val="0046693B"/>
    <w:rsid w:val="00480CA6"/>
    <w:rsid w:val="00484A47"/>
    <w:rsid w:val="00484AFC"/>
    <w:rsid w:val="004B4C2F"/>
    <w:rsid w:val="004C7419"/>
    <w:rsid w:val="004D1D14"/>
    <w:rsid w:val="004D4029"/>
    <w:rsid w:val="004E3AB0"/>
    <w:rsid w:val="004F1DD7"/>
    <w:rsid w:val="0050300C"/>
    <w:rsid w:val="005030D7"/>
    <w:rsid w:val="005204D7"/>
    <w:rsid w:val="00530655"/>
    <w:rsid w:val="00532F7F"/>
    <w:rsid w:val="00561FB7"/>
    <w:rsid w:val="00566785"/>
    <w:rsid w:val="00576936"/>
    <w:rsid w:val="00594943"/>
    <w:rsid w:val="005A258B"/>
    <w:rsid w:val="005C30F5"/>
    <w:rsid w:val="005D1B58"/>
    <w:rsid w:val="005D2ADB"/>
    <w:rsid w:val="005D2B93"/>
    <w:rsid w:val="005D5688"/>
    <w:rsid w:val="005E7FF7"/>
    <w:rsid w:val="005F4173"/>
    <w:rsid w:val="00620C5B"/>
    <w:rsid w:val="00630E98"/>
    <w:rsid w:val="00634C43"/>
    <w:rsid w:val="0063563A"/>
    <w:rsid w:val="0064595D"/>
    <w:rsid w:val="006521E5"/>
    <w:rsid w:val="006531FE"/>
    <w:rsid w:val="006558D6"/>
    <w:rsid w:val="0066496C"/>
    <w:rsid w:val="00670325"/>
    <w:rsid w:val="0069073B"/>
    <w:rsid w:val="00694961"/>
    <w:rsid w:val="006A12D2"/>
    <w:rsid w:val="006B2E37"/>
    <w:rsid w:val="006B76C4"/>
    <w:rsid w:val="006C14FC"/>
    <w:rsid w:val="006D2199"/>
    <w:rsid w:val="006E10FA"/>
    <w:rsid w:val="006E34C5"/>
    <w:rsid w:val="007052DA"/>
    <w:rsid w:val="00724591"/>
    <w:rsid w:val="007561CC"/>
    <w:rsid w:val="007715B6"/>
    <w:rsid w:val="00776FD4"/>
    <w:rsid w:val="0077755C"/>
    <w:rsid w:val="00791BAB"/>
    <w:rsid w:val="00794BC7"/>
    <w:rsid w:val="00794E64"/>
    <w:rsid w:val="007B4C49"/>
    <w:rsid w:val="007C28D4"/>
    <w:rsid w:val="007C352A"/>
    <w:rsid w:val="007E1182"/>
    <w:rsid w:val="007E5502"/>
    <w:rsid w:val="007F2F21"/>
    <w:rsid w:val="007F4461"/>
    <w:rsid w:val="0082139C"/>
    <w:rsid w:val="008244B4"/>
    <w:rsid w:val="00840ADD"/>
    <w:rsid w:val="008479C4"/>
    <w:rsid w:val="00850592"/>
    <w:rsid w:val="00857FF5"/>
    <w:rsid w:val="008A1979"/>
    <w:rsid w:val="008C2D79"/>
    <w:rsid w:val="008C48D4"/>
    <w:rsid w:val="009033AD"/>
    <w:rsid w:val="00912DCB"/>
    <w:rsid w:val="00913DEA"/>
    <w:rsid w:val="00962060"/>
    <w:rsid w:val="00970127"/>
    <w:rsid w:val="0098519E"/>
    <w:rsid w:val="009A4816"/>
    <w:rsid w:val="009C69B8"/>
    <w:rsid w:val="009D7134"/>
    <w:rsid w:val="009F1FAE"/>
    <w:rsid w:val="00A0410F"/>
    <w:rsid w:val="00A07660"/>
    <w:rsid w:val="00A077CB"/>
    <w:rsid w:val="00A11C1D"/>
    <w:rsid w:val="00A27E9F"/>
    <w:rsid w:val="00A3123C"/>
    <w:rsid w:val="00A50944"/>
    <w:rsid w:val="00A54FCD"/>
    <w:rsid w:val="00A7798A"/>
    <w:rsid w:val="00AC108A"/>
    <w:rsid w:val="00AD6A3A"/>
    <w:rsid w:val="00AE7AEC"/>
    <w:rsid w:val="00AF7633"/>
    <w:rsid w:val="00B03404"/>
    <w:rsid w:val="00B14596"/>
    <w:rsid w:val="00B16C2E"/>
    <w:rsid w:val="00B20DF1"/>
    <w:rsid w:val="00B216D5"/>
    <w:rsid w:val="00B22CEB"/>
    <w:rsid w:val="00B5523A"/>
    <w:rsid w:val="00B61B91"/>
    <w:rsid w:val="00B94F62"/>
    <w:rsid w:val="00BA1840"/>
    <w:rsid w:val="00BB0D25"/>
    <w:rsid w:val="00BE47C4"/>
    <w:rsid w:val="00BF46C6"/>
    <w:rsid w:val="00C262A2"/>
    <w:rsid w:val="00C41611"/>
    <w:rsid w:val="00C43CB8"/>
    <w:rsid w:val="00C9363E"/>
    <w:rsid w:val="00C95462"/>
    <w:rsid w:val="00CA442C"/>
    <w:rsid w:val="00CA6A74"/>
    <w:rsid w:val="00CA7EF1"/>
    <w:rsid w:val="00CB00F6"/>
    <w:rsid w:val="00CF16BA"/>
    <w:rsid w:val="00D20D0D"/>
    <w:rsid w:val="00D24163"/>
    <w:rsid w:val="00D44C5B"/>
    <w:rsid w:val="00D63EF1"/>
    <w:rsid w:val="00DA5EBC"/>
    <w:rsid w:val="00DC01F0"/>
    <w:rsid w:val="00DD51F8"/>
    <w:rsid w:val="00DF17F1"/>
    <w:rsid w:val="00E046E9"/>
    <w:rsid w:val="00E30304"/>
    <w:rsid w:val="00E368C8"/>
    <w:rsid w:val="00E50488"/>
    <w:rsid w:val="00E74131"/>
    <w:rsid w:val="00EA180F"/>
    <w:rsid w:val="00EA3BF3"/>
    <w:rsid w:val="00EA7826"/>
    <w:rsid w:val="00EB0938"/>
    <w:rsid w:val="00EC0F70"/>
    <w:rsid w:val="00EC2021"/>
    <w:rsid w:val="00ED353B"/>
    <w:rsid w:val="00ED3B02"/>
    <w:rsid w:val="00F11C3A"/>
    <w:rsid w:val="00F23A9A"/>
    <w:rsid w:val="00F24C82"/>
    <w:rsid w:val="00F36096"/>
    <w:rsid w:val="00F76DAA"/>
    <w:rsid w:val="00FA4F68"/>
    <w:rsid w:val="00FC40A6"/>
    <w:rsid w:val="00FE304A"/>
    <w:rsid w:val="00FF14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Bitstream Vera Sans" w:eastAsia="Bitstream Vera Sans" w:hAnsi="Bitstream Vera Sans" w:cs="Bitstream Vera Sans"/>
        <w:kern w:val="3"/>
        <w:sz w:val="24"/>
        <w:szCs w:val="24"/>
        <w:lang w:val="es-ES" w:eastAsia="es-ES" w:bidi="es-ES"/>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3123C"/>
    <w:pPr>
      <w:suppressAutoHyphens/>
    </w:pPr>
    <w:rPr>
      <w:rFonts w:ascii="Arial" w:hAnsi="Arial"/>
    </w:rPr>
  </w:style>
  <w:style w:type="paragraph" w:styleId="Ttulo1">
    <w:name w:val="heading 1"/>
    <w:basedOn w:val="Standard"/>
    <w:next w:val="Standard"/>
    <w:rsid w:val="00A3123C"/>
    <w:pPr>
      <w:keepNext/>
      <w:jc w:val="right"/>
      <w:outlineLvl w:val="0"/>
    </w:pPr>
    <w:rPr>
      <w:rFonts w:ascii="Arial" w:hAnsi="Arial" w:cs="Arial"/>
      <w:b/>
      <w:bCs/>
      <w:iCs/>
      <w:sz w:val="36"/>
      <w:szCs w:val="36"/>
    </w:rPr>
  </w:style>
  <w:style w:type="paragraph" w:styleId="Ttulo2">
    <w:name w:val="heading 2"/>
    <w:basedOn w:val="Normal"/>
    <w:next w:val="Normal"/>
    <w:rsid w:val="00A3123C"/>
    <w:pPr>
      <w:keepNext/>
      <w:keepLines/>
      <w:numPr>
        <w:ilvl w:val="1"/>
        <w:numId w:val="1"/>
      </w:numPr>
      <w:spacing w:before="200"/>
      <w:outlineLvl w:val="1"/>
    </w:pPr>
    <w:rPr>
      <w:rFonts w:eastAsia="Times New Roman" w:cs="Times New Roman"/>
      <w:b/>
      <w:bCs/>
      <w:color w:val="00000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7">
    <w:name w:val="WW_OutlineListStyle_7"/>
    <w:basedOn w:val="Sinlista"/>
    <w:rsid w:val="00A3123C"/>
    <w:pPr>
      <w:numPr>
        <w:numId w:val="1"/>
      </w:numPr>
    </w:pPr>
  </w:style>
  <w:style w:type="paragraph" w:customStyle="1" w:styleId="Standard">
    <w:name w:val="Standard"/>
    <w:rsid w:val="00A3123C"/>
    <w:pPr>
      <w:widowControl/>
      <w:suppressAutoHyphens/>
    </w:pPr>
    <w:rPr>
      <w:rFonts w:ascii="Times New Roman" w:eastAsia="Times New Roman" w:hAnsi="Times New Roman" w:cs="Times New Roman"/>
      <w:lang w:bidi="ar-SA"/>
    </w:rPr>
  </w:style>
  <w:style w:type="paragraph" w:customStyle="1" w:styleId="Textbody">
    <w:name w:val="Text body"/>
    <w:basedOn w:val="Standard"/>
    <w:rsid w:val="00A3123C"/>
    <w:pPr>
      <w:spacing w:after="120"/>
    </w:pPr>
  </w:style>
  <w:style w:type="paragraph" w:customStyle="1" w:styleId="Heading">
    <w:name w:val="Heading"/>
    <w:basedOn w:val="Standard"/>
    <w:rsid w:val="00A3123C"/>
    <w:pPr>
      <w:suppressLineNumbers/>
      <w:tabs>
        <w:tab w:val="center" w:pos="4251"/>
        <w:tab w:val="right" w:pos="8503"/>
      </w:tabs>
    </w:pPr>
  </w:style>
  <w:style w:type="paragraph" w:styleId="Lista">
    <w:name w:val="List"/>
    <w:basedOn w:val="Textbody"/>
    <w:rsid w:val="00A3123C"/>
  </w:style>
  <w:style w:type="paragraph" w:customStyle="1" w:styleId="TableContents">
    <w:name w:val="Table Contents"/>
    <w:basedOn w:val="Standard"/>
    <w:rsid w:val="00A3123C"/>
    <w:pPr>
      <w:suppressLineNumbers/>
    </w:pPr>
  </w:style>
  <w:style w:type="paragraph" w:customStyle="1" w:styleId="TableHeading">
    <w:name w:val="Table Heading"/>
    <w:basedOn w:val="TableContents"/>
    <w:rsid w:val="00A3123C"/>
    <w:pPr>
      <w:jc w:val="center"/>
    </w:pPr>
    <w:rPr>
      <w:b/>
      <w:bCs/>
    </w:rPr>
  </w:style>
  <w:style w:type="paragraph" w:styleId="Epgrafe">
    <w:name w:val="caption"/>
    <w:basedOn w:val="Standard"/>
    <w:rsid w:val="00A3123C"/>
    <w:pPr>
      <w:suppressLineNumbers/>
      <w:spacing w:before="120" w:after="120"/>
    </w:pPr>
    <w:rPr>
      <w:i/>
      <w:iCs/>
    </w:rPr>
  </w:style>
  <w:style w:type="paragraph" w:customStyle="1" w:styleId="Index">
    <w:name w:val="Index"/>
    <w:basedOn w:val="Standard"/>
    <w:rsid w:val="00A3123C"/>
    <w:pPr>
      <w:suppressLineNumbers/>
    </w:pPr>
  </w:style>
  <w:style w:type="paragraph" w:styleId="NormalWeb">
    <w:name w:val="Normal (Web)"/>
    <w:basedOn w:val="Standard"/>
    <w:rsid w:val="00A3123C"/>
    <w:pPr>
      <w:spacing w:before="280" w:after="119"/>
    </w:pPr>
  </w:style>
  <w:style w:type="paragraph" w:styleId="Textodeglobo">
    <w:name w:val="Balloon Text"/>
    <w:basedOn w:val="Normal"/>
    <w:rsid w:val="00A3123C"/>
    <w:rPr>
      <w:rFonts w:ascii="Tahoma" w:hAnsi="Tahoma" w:cs="Tahoma"/>
      <w:sz w:val="16"/>
      <w:szCs w:val="16"/>
    </w:rPr>
  </w:style>
  <w:style w:type="paragraph" w:styleId="Prrafodelista">
    <w:name w:val="List Paragraph"/>
    <w:basedOn w:val="Normal"/>
    <w:rsid w:val="00A3123C"/>
    <w:pPr>
      <w:ind w:left="720"/>
    </w:pPr>
  </w:style>
  <w:style w:type="paragraph" w:styleId="Encabezado">
    <w:name w:val="header"/>
    <w:basedOn w:val="Standard"/>
    <w:rsid w:val="00A3123C"/>
    <w:pPr>
      <w:suppressLineNumbers/>
      <w:tabs>
        <w:tab w:val="center" w:pos="4819"/>
        <w:tab w:val="right" w:pos="9638"/>
      </w:tabs>
    </w:pPr>
  </w:style>
  <w:style w:type="character" w:customStyle="1" w:styleId="NumberingSymbols">
    <w:name w:val="Numbering Symbols"/>
    <w:rsid w:val="00A3123C"/>
  </w:style>
  <w:style w:type="character" w:customStyle="1" w:styleId="TextodegloboCar">
    <w:name w:val="Texto de globo Car"/>
    <w:basedOn w:val="Fuentedeprrafopredeter"/>
    <w:rsid w:val="00A3123C"/>
    <w:rPr>
      <w:rFonts w:ascii="Tahoma" w:hAnsi="Tahoma" w:cs="Tahoma"/>
      <w:sz w:val="16"/>
      <w:szCs w:val="16"/>
    </w:rPr>
  </w:style>
  <w:style w:type="character" w:styleId="Hipervnculo">
    <w:name w:val="Hyperlink"/>
    <w:basedOn w:val="Fuentedeprrafopredeter"/>
    <w:rsid w:val="00A3123C"/>
    <w:rPr>
      <w:color w:val="0000FF"/>
      <w:u w:val="single"/>
    </w:rPr>
  </w:style>
  <w:style w:type="character" w:customStyle="1" w:styleId="Internetlink">
    <w:name w:val="Internet link"/>
    <w:rsid w:val="00A3123C"/>
    <w:rPr>
      <w:color w:val="000080"/>
      <w:u w:val="single"/>
    </w:rPr>
  </w:style>
  <w:style w:type="character" w:customStyle="1" w:styleId="BulletSymbols">
    <w:name w:val="Bullet Symbols"/>
    <w:rsid w:val="00A3123C"/>
    <w:rPr>
      <w:rFonts w:ascii="OpenSymbol" w:eastAsia="OpenSymbol" w:hAnsi="OpenSymbol" w:cs="OpenSymbol"/>
    </w:rPr>
  </w:style>
  <w:style w:type="paragraph" w:styleId="Ttulo">
    <w:name w:val="Title"/>
    <w:basedOn w:val="Normal"/>
    <w:next w:val="Normal"/>
    <w:rsid w:val="00A3123C"/>
    <w:pPr>
      <w:numPr>
        <w:numId w:val="10"/>
      </w:numPr>
      <w:spacing w:after="300"/>
    </w:pPr>
    <w:rPr>
      <w:rFonts w:eastAsia="Times New Roman" w:cs="Times New Roman"/>
      <w:b/>
      <w:color w:val="000000"/>
      <w:spacing w:val="5"/>
      <w:sz w:val="28"/>
      <w:szCs w:val="52"/>
    </w:rPr>
  </w:style>
  <w:style w:type="character" w:customStyle="1" w:styleId="TtuloCar">
    <w:name w:val="Título Car"/>
    <w:basedOn w:val="Fuentedeprrafopredeter"/>
    <w:rsid w:val="00A3123C"/>
    <w:rPr>
      <w:rFonts w:ascii="Arial" w:eastAsia="Times New Roman" w:hAnsi="Arial" w:cs="Times New Roman"/>
      <w:b/>
      <w:color w:val="000000"/>
      <w:spacing w:val="5"/>
      <w:kern w:val="3"/>
      <w:sz w:val="28"/>
      <w:szCs w:val="52"/>
    </w:rPr>
  </w:style>
  <w:style w:type="character" w:customStyle="1" w:styleId="Ttulo2Car">
    <w:name w:val="Título 2 Car"/>
    <w:basedOn w:val="Fuentedeprrafopredeter"/>
    <w:rsid w:val="00A3123C"/>
    <w:rPr>
      <w:rFonts w:ascii="Arial" w:eastAsia="Times New Roman" w:hAnsi="Arial" w:cs="Times New Roman"/>
      <w:b/>
      <w:bCs/>
      <w:color w:val="000000"/>
      <w:szCs w:val="26"/>
    </w:rPr>
  </w:style>
  <w:style w:type="paragraph" w:styleId="Sinespaciado">
    <w:name w:val="No Spacing"/>
    <w:rsid w:val="00A3123C"/>
    <w:pPr>
      <w:suppressAutoHyphens/>
      <w:jc w:val="both"/>
    </w:pPr>
    <w:rPr>
      <w:rFonts w:ascii="Arial" w:hAnsi="Arial"/>
    </w:rPr>
  </w:style>
  <w:style w:type="character" w:styleId="Textoennegrita">
    <w:name w:val="Strong"/>
    <w:basedOn w:val="Fuentedeprrafopredeter"/>
    <w:rsid w:val="00A3123C"/>
    <w:rPr>
      <w:rFonts w:ascii="Arial" w:hAnsi="Arial"/>
      <w:b w:val="0"/>
      <w:bCs/>
      <w:color w:val="1F497D"/>
      <w:sz w:val="20"/>
    </w:rPr>
  </w:style>
  <w:style w:type="character" w:styleId="nfasis">
    <w:name w:val="Emphasis"/>
    <w:basedOn w:val="Fuentedeprrafopredeter"/>
    <w:rsid w:val="00A3123C"/>
    <w:rPr>
      <w:rFonts w:ascii="Arial" w:hAnsi="Arial"/>
      <w:i w:val="0"/>
      <w:iCs/>
      <w:color w:val="1F497D"/>
      <w:sz w:val="20"/>
    </w:rPr>
  </w:style>
  <w:style w:type="paragraph" w:styleId="Piedepgina">
    <w:name w:val="footer"/>
    <w:basedOn w:val="Normal"/>
    <w:rsid w:val="00A3123C"/>
    <w:pPr>
      <w:tabs>
        <w:tab w:val="center" w:pos="4680"/>
        <w:tab w:val="right" w:pos="9360"/>
      </w:tabs>
    </w:pPr>
  </w:style>
  <w:style w:type="character" w:customStyle="1" w:styleId="PiedepginaCar">
    <w:name w:val="Pie de página Car"/>
    <w:basedOn w:val="Fuentedeprrafopredeter"/>
    <w:rsid w:val="00A3123C"/>
    <w:rPr>
      <w:rFonts w:ascii="Arial" w:hAnsi="Arial"/>
    </w:rPr>
  </w:style>
  <w:style w:type="numbering" w:customStyle="1" w:styleId="WWOutlineListStyle6">
    <w:name w:val="WW_OutlineListStyle_6"/>
    <w:basedOn w:val="Sinlista"/>
    <w:rsid w:val="00A3123C"/>
    <w:pPr>
      <w:numPr>
        <w:numId w:val="2"/>
      </w:numPr>
    </w:pPr>
  </w:style>
  <w:style w:type="numbering" w:customStyle="1" w:styleId="WWOutlineListStyle5">
    <w:name w:val="WW_OutlineListStyle_5"/>
    <w:basedOn w:val="Sinlista"/>
    <w:rsid w:val="00A3123C"/>
    <w:pPr>
      <w:numPr>
        <w:numId w:val="3"/>
      </w:numPr>
    </w:pPr>
  </w:style>
  <w:style w:type="numbering" w:customStyle="1" w:styleId="WWOutlineListStyle4">
    <w:name w:val="WW_OutlineListStyle_4"/>
    <w:basedOn w:val="Sinlista"/>
    <w:rsid w:val="00A3123C"/>
    <w:pPr>
      <w:numPr>
        <w:numId w:val="4"/>
      </w:numPr>
    </w:pPr>
  </w:style>
  <w:style w:type="numbering" w:customStyle="1" w:styleId="WWOutlineListStyle3">
    <w:name w:val="WW_OutlineListStyle_3"/>
    <w:basedOn w:val="Sinlista"/>
    <w:rsid w:val="00A3123C"/>
    <w:pPr>
      <w:numPr>
        <w:numId w:val="5"/>
      </w:numPr>
    </w:pPr>
  </w:style>
  <w:style w:type="numbering" w:customStyle="1" w:styleId="WWOutlineListStyle2">
    <w:name w:val="WW_OutlineListStyle_2"/>
    <w:basedOn w:val="Sinlista"/>
    <w:rsid w:val="00A3123C"/>
    <w:pPr>
      <w:numPr>
        <w:numId w:val="6"/>
      </w:numPr>
    </w:pPr>
  </w:style>
  <w:style w:type="numbering" w:customStyle="1" w:styleId="WWOutlineListStyle1">
    <w:name w:val="WW_OutlineListStyle_1"/>
    <w:basedOn w:val="Sinlista"/>
    <w:rsid w:val="00A3123C"/>
    <w:pPr>
      <w:numPr>
        <w:numId w:val="7"/>
      </w:numPr>
    </w:pPr>
  </w:style>
  <w:style w:type="numbering" w:customStyle="1" w:styleId="WWOutlineListStyle">
    <w:name w:val="WW_OutlineListStyle"/>
    <w:basedOn w:val="Sinlista"/>
    <w:rsid w:val="00A3123C"/>
    <w:pPr>
      <w:numPr>
        <w:numId w:val="8"/>
      </w:numPr>
    </w:pPr>
  </w:style>
  <w:style w:type="numbering" w:customStyle="1" w:styleId="WW8Num1">
    <w:name w:val="WW8Num1"/>
    <w:basedOn w:val="Sinlista"/>
    <w:rsid w:val="00A3123C"/>
    <w:pPr>
      <w:numPr>
        <w:numId w:val="9"/>
      </w:numPr>
    </w:pPr>
  </w:style>
  <w:style w:type="numbering" w:customStyle="1" w:styleId="LFO5">
    <w:name w:val="LFO5"/>
    <w:basedOn w:val="Sinlista"/>
    <w:rsid w:val="00A3123C"/>
    <w:pPr>
      <w:numPr>
        <w:numId w:val="10"/>
      </w:numPr>
    </w:pPr>
  </w:style>
  <w:style w:type="character" w:styleId="Refdecomentario">
    <w:name w:val="annotation reference"/>
    <w:basedOn w:val="Fuentedeprrafopredeter"/>
    <w:uiPriority w:val="99"/>
    <w:semiHidden/>
    <w:unhideWhenUsed/>
    <w:rsid w:val="007715B6"/>
    <w:rPr>
      <w:sz w:val="16"/>
      <w:szCs w:val="16"/>
    </w:rPr>
  </w:style>
  <w:style w:type="paragraph" w:styleId="Textocomentario">
    <w:name w:val="annotation text"/>
    <w:basedOn w:val="Normal"/>
    <w:link w:val="TextocomentarioCar"/>
    <w:uiPriority w:val="99"/>
    <w:semiHidden/>
    <w:unhideWhenUsed/>
    <w:rsid w:val="007715B6"/>
    <w:rPr>
      <w:sz w:val="20"/>
      <w:szCs w:val="20"/>
    </w:rPr>
  </w:style>
  <w:style w:type="character" w:customStyle="1" w:styleId="TextocomentarioCar">
    <w:name w:val="Texto comentario Car"/>
    <w:basedOn w:val="Fuentedeprrafopredeter"/>
    <w:link w:val="Textocomentario"/>
    <w:uiPriority w:val="99"/>
    <w:semiHidden/>
    <w:rsid w:val="007715B6"/>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715B6"/>
    <w:rPr>
      <w:b/>
      <w:bCs/>
    </w:rPr>
  </w:style>
  <w:style w:type="character" w:customStyle="1" w:styleId="AsuntodelcomentarioCar">
    <w:name w:val="Asunto del comentario Car"/>
    <w:basedOn w:val="TextocomentarioCar"/>
    <w:link w:val="Asuntodelcomentario"/>
    <w:uiPriority w:val="99"/>
    <w:semiHidden/>
    <w:rsid w:val="007715B6"/>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Bitstream Vera Sans" w:eastAsia="Bitstream Vera Sans" w:hAnsi="Bitstream Vera Sans" w:cs="Bitstream Vera Sans"/>
        <w:kern w:val="3"/>
        <w:sz w:val="24"/>
        <w:szCs w:val="24"/>
        <w:lang w:val="es-ES" w:eastAsia="es-ES" w:bidi="es-ES"/>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Arial" w:hAnsi="Arial"/>
    </w:rPr>
  </w:style>
  <w:style w:type="paragraph" w:styleId="Ttulo1">
    <w:name w:val="heading 1"/>
    <w:basedOn w:val="Standard"/>
    <w:next w:val="Standard"/>
    <w:pPr>
      <w:keepNext/>
      <w:jc w:val="right"/>
      <w:outlineLvl w:val="0"/>
    </w:pPr>
    <w:rPr>
      <w:rFonts w:ascii="Arial" w:hAnsi="Arial" w:cs="Arial"/>
      <w:b/>
      <w:bCs/>
      <w:iCs/>
      <w:sz w:val="36"/>
      <w:szCs w:val="36"/>
    </w:rPr>
  </w:style>
  <w:style w:type="paragraph" w:styleId="Ttulo2">
    <w:name w:val="heading 2"/>
    <w:basedOn w:val="Normal"/>
    <w:next w:val="Normal"/>
    <w:pPr>
      <w:keepNext/>
      <w:keepLines/>
      <w:spacing w:before="200"/>
      <w:ind w:left="360" w:hanging="360"/>
      <w:outlineLvl w:val="1"/>
    </w:pPr>
    <w:rPr>
      <w:rFonts w:eastAsia="Times New Roman" w:cs="Times New Roman"/>
      <w:b/>
      <w:bCs/>
      <w:color w:val="00000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7">
    <w:name w:val="WW_OutlineListStyle_7"/>
    <w:basedOn w:val="Sinlista"/>
    <w:pPr>
      <w:numPr>
        <w:numId w:val="1"/>
      </w:numPr>
    </w:pPr>
  </w:style>
  <w:style w:type="paragraph" w:customStyle="1" w:styleId="Standard">
    <w:name w:val="Standard"/>
    <w:pPr>
      <w:widowControl/>
      <w:suppressAutoHyphens/>
    </w:pPr>
    <w:rPr>
      <w:rFonts w:ascii="Times New Roman" w:eastAsia="Times New Roman" w:hAnsi="Times New Roman" w:cs="Times New Roman"/>
      <w:lang w:bidi="ar-SA"/>
    </w:rPr>
  </w:style>
  <w:style w:type="paragraph" w:customStyle="1" w:styleId="Textbody">
    <w:name w:val="Text body"/>
    <w:basedOn w:val="Standard"/>
    <w:pPr>
      <w:spacing w:after="120"/>
    </w:pPr>
  </w:style>
  <w:style w:type="paragraph" w:customStyle="1" w:styleId="Heading">
    <w:name w:val="Heading"/>
    <w:basedOn w:val="Standard"/>
    <w:pPr>
      <w:suppressLineNumbers/>
      <w:tabs>
        <w:tab w:val="center" w:pos="4251"/>
        <w:tab w:val="right" w:pos="8503"/>
      </w:tabs>
    </w:pPr>
  </w:style>
  <w:style w:type="paragraph" w:styleId="Lista">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rmalWeb">
    <w:name w:val="Normal (Web)"/>
    <w:basedOn w:val="Standard"/>
    <w:pPr>
      <w:spacing w:before="280" w:after="119"/>
    </w:pPr>
  </w:style>
  <w:style w:type="paragraph" w:styleId="Textodeglobo">
    <w:name w:val="Balloon Text"/>
    <w:basedOn w:val="Normal"/>
    <w:rPr>
      <w:rFonts w:ascii="Tahoma" w:hAnsi="Tahoma" w:cs="Tahoma"/>
      <w:sz w:val="16"/>
      <w:szCs w:val="16"/>
    </w:rPr>
  </w:style>
  <w:style w:type="paragraph" w:styleId="Prrafodelista">
    <w:name w:val="List Paragraph"/>
    <w:basedOn w:val="Normal"/>
    <w:pPr>
      <w:ind w:left="720"/>
    </w:pPr>
  </w:style>
  <w:style w:type="paragraph" w:styleId="Encabezado">
    <w:name w:val="header"/>
    <w:basedOn w:val="Standard"/>
    <w:pPr>
      <w:suppressLineNumbers/>
      <w:tabs>
        <w:tab w:val="center" w:pos="4819"/>
        <w:tab w:val="right" w:pos="9638"/>
      </w:tabs>
    </w:pPr>
  </w:style>
  <w:style w:type="character" w:customStyle="1" w:styleId="NumberingSymbols">
    <w:name w:val="Numbering Symbols"/>
  </w:style>
  <w:style w:type="character" w:customStyle="1" w:styleId="TextodegloboCar">
    <w:name w:val="Texto de globo Car"/>
    <w:basedOn w:val="Fuentedeprrafopredeter"/>
    <w:rPr>
      <w:rFonts w:ascii="Tahoma" w:hAnsi="Tahoma" w:cs="Tahoma"/>
      <w:sz w:val="16"/>
      <w:szCs w:val="16"/>
    </w:rPr>
  </w:style>
  <w:style w:type="character" w:styleId="Hipervnculo">
    <w:name w:val="Hyperlink"/>
    <w:basedOn w:val="Fuentedeprrafopredeter"/>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tulo">
    <w:name w:val="Title"/>
    <w:basedOn w:val="Normal"/>
    <w:next w:val="Normal"/>
    <w:pPr>
      <w:spacing w:after="300"/>
      <w:ind w:left="360" w:hanging="360"/>
    </w:pPr>
    <w:rPr>
      <w:rFonts w:eastAsia="Times New Roman" w:cs="Times New Roman"/>
      <w:b/>
      <w:color w:val="000000"/>
      <w:spacing w:val="5"/>
      <w:sz w:val="28"/>
      <w:szCs w:val="52"/>
    </w:rPr>
  </w:style>
  <w:style w:type="character" w:customStyle="1" w:styleId="TtuloCar">
    <w:name w:val="Título Car"/>
    <w:basedOn w:val="Fuentedeprrafopredeter"/>
    <w:rPr>
      <w:rFonts w:ascii="Arial" w:eastAsia="Times New Roman" w:hAnsi="Arial" w:cs="Times New Roman"/>
      <w:b/>
      <w:color w:val="000000"/>
      <w:spacing w:val="5"/>
      <w:kern w:val="3"/>
      <w:sz w:val="28"/>
      <w:szCs w:val="52"/>
    </w:rPr>
  </w:style>
  <w:style w:type="character" w:customStyle="1" w:styleId="Ttulo2Car">
    <w:name w:val="Título 2 Car"/>
    <w:basedOn w:val="Fuentedeprrafopredeter"/>
    <w:rPr>
      <w:rFonts w:ascii="Arial" w:eastAsia="Times New Roman" w:hAnsi="Arial" w:cs="Times New Roman"/>
      <w:b/>
      <w:bCs/>
      <w:color w:val="000000"/>
      <w:szCs w:val="26"/>
    </w:rPr>
  </w:style>
  <w:style w:type="paragraph" w:styleId="Sinespaciado">
    <w:name w:val="No Spacing"/>
    <w:pPr>
      <w:suppressAutoHyphens/>
      <w:jc w:val="both"/>
    </w:pPr>
    <w:rPr>
      <w:rFonts w:ascii="Arial" w:hAnsi="Arial"/>
    </w:rPr>
  </w:style>
  <w:style w:type="character" w:styleId="Textoennegrita">
    <w:name w:val="Strong"/>
    <w:basedOn w:val="Fuentedeprrafopredeter"/>
    <w:rPr>
      <w:rFonts w:ascii="Arial" w:hAnsi="Arial"/>
      <w:b w:val="0"/>
      <w:bCs/>
      <w:color w:val="1F497D"/>
      <w:sz w:val="20"/>
    </w:rPr>
  </w:style>
  <w:style w:type="character" w:styleId="nfasis">
    <w:name w:val="Emphasis"/>
    <w:basedOn w:val="Fuentedeprrafopredeter"/>
    <w:rPr>
      <w:rFonts w:ascii="Arial" w:hAnsi="Arial"/>
      <w:i w:val="0"/>
      <w:iCs/>
      <w:color w:val="1F497D"/>
      <w:sz w:val="20"/>
    </w:rPr>
  </w:style>
  <w:style w:type="paragraph" w:styleId="Piedepgina">
    <w:name w:val="footer"/>
    <w:basedOn w:val="Normal"/>
    <w:pPr>
      <w:tabs>
        <w:tab w:val="center" w:pos="4680"/>
        <w:tab w:val="right" w:pos="9360"/>
      </w:tabs>
    </w:pPr>
  </w:style>
  <w:style w:type="character" w:customStyle="1" w:styleId="PiedepginaCar">
    <w:name w:val="Pie de página Car"/>
    <w:basedOn w:val="Fuentedeprrafopredeter"/>
    <w:rPr>
      <w:rFonts w:ascii="Arial" w:hAnsi="Arial"/>
    </w:rPr>
  </w:style>
  <w:style w:type="numbering" w:customStyle="1" w:styleId="WWOutlineListStyle6">
    <w:name w:val="WW_OutlineListStyle_6"/>
    <w:basedOn w:val="Sinlista"/>
    <w:pPr>
      <w:numPr>
        <w:numId w:val="2"/>
      </w:numPr>
    </w:pPr>
  </w:style>
  <w:style w:type="numbering" w:customStyle="1" w:styleId="WWOutlineListStyle5">
    <w:name w:val="WW_OutlineListStyle_5"/>
    <w:basedOn w:val="Sinlista"/>
    <w:pPr>
      <w:numPr>
        <w:numId w:val="3"/>
      </w:numPr>
    </w:pPr>
  </w:style>
  <w:style w:type="numbering" w:customStyle="1" w:styleId="WWOutlineListStyle4">
    <w:name w:val="WW_OutlineListStyle_4"/>
    <w:basedOn w:val="Sinlista"/>
    <w:pPr>
      <w:numPr>
        <w:numId w:val="4"/>
      </w:numPr>
    </w:pPr>
  </w:style>
  <w:style w:type="numbering" w:customStyle="1" w:styleId="WWOutlineListStyle3">
    <w:name w:val="WW_OutlineListStyle_3"/>
    <w:basedOn w:val="Sinlista"/>
    <w:pPr>
      <w:numPr>
        <w:numId w:val="5"/>
      </w:numPr>
    </w:pPr>
  </w:style>
  <w:style w:type="numbering" w:customStyle="1" w:styleId="WWOutlineListStyle2">
    <w:name w:val="WW_OutlineListStyle_2"/>
    <w:basedOn w:val="Sinlista"/>
    <w:pPr>
      <w:numPr>
        <w:numId w:val="6"/>
      </w:numPr>
    </w:pPr>
  </w:style>
  <w:style w:type="numbering" w:customStyle="1" w:styleId="WWOutlineListStyle1">
    <w:name w:val="WW_OutlineListStyle_1"/>
    <w:basedOn w:val="Sinlista"/>
    <w:pPr>
      <w:numPr>
        <w:numId w:val="7"/>
      </w:numPr>
    </w:pPr>
  </w:style>
  <w:style w:type="numbering" w:customStyle="1" w:styleId="WWOutlineListStyle">
    <w:name w:val="WW_OutlineListStyle"/>
    <w:basedOn w:val="Sinlista"/>
    <w:pPr>
      <w:numPr>
        <w:numId w:val="8"/>
      </w:numPr>
    </w:pPr>
  </w:style>
  <w:style w:type="numbering" w:customStyle="1" w:styleId="WW8Num1">
    <w:name w:val="WW8Num1"/>
    <w:basedOn w:val="Sinlista"/>
    <w:pPr>
      <w:numPr>
        <w:numId w:val="9"/>
      </w:numPr>
    </w:pPr>
  </w:style>
  <w:style w:type="numbering" w:customStyle="1" w:styleId="LFO5">
    <w:name w:val="LFO5"/>
    <w:basedOn w:val="Sinlist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Joh11</b:Tag>
    <b:SourceType>Book</b:SourceType>
    <b:Guid>{0988ADE2-BB87-4452-BBF3-978528FEC7AF}</b:Guid>
    <b:Title>Continuous Integration for the Masses, Jenkins The Definitive Guide</b:Title>
    <b:Year>2011</b:Year>
    <b:Author>
      <b:Author>
        <b:NameList>
          <b:Person>
            <b:Last>Smart</b:Last>
            <b:First>John</b:First>
            <b:Middle>Ferguson</b:Middle>
          </b:Person>
        </b:NameList>
      </b:Author>
    </b:Author>
    <b:RefOrder>1</b:RefOrder>
  </b:Source>
  <b:Source>
    <b:Tag>Arc</b:Tag>
    <b:SourceType>InternetSite</b:SourceType>
    <b:Guid>{C3B1F7E8-9DD1-4216-8CDF-916D2D5564E5}</b:Guid>
    <b:Title>Archiva</b:Title>
    <b:URL>http://archiva.apache.org/</b:URL>
    <b:RefOrder>2</b:RefOrder>
  </b:Source>
  <b:Source>
    <b:Tag>Son</b:Tag>
    <b:SourceType>InternetSite</b:SourceType>
    <b:Guid>{8E6EDC04-9F77-419B-840A-3B076305DDA6}</b:Guid>
    <b:Title>Sonar</b:Title>
    <b:URL>http://www.sonarsource.org/</b:URL>
    <b:RefOrder>3</b:RefOrder>
  </b:Source>
  <b:Source>
    <b:Tag>Wik</b:Tag>
    <b:SourceType>InternetSite</b:SourceType>
    <b:Guid>{3494AA86-FBF5-4D79-AF16-14F103C44600}</b:Guid>
    <b:Title>Wikipedia</b:Title>
    <b:URL>http://en.wikipedia.org/wiki/Apache_Subversion</b:URL>
    <b:RefOrder>4</b:RefOrder>
  </b:Source>
  <b:Source>
    <b:Tag>Apa</b:Tag>
    <b:SourceType>InternetSite</b:SourceType>
    <b:Guid>{21D01DA5-9C33-4A08-A3D4-B61CCC71EAAD}</b:Guid>
    <b:Title>Apache Maven</b:Title>
    <b:URL>http://maven.apache.org/</b:URL>
    <b:RefOrder>5</b:RefOrder>
  </b:Source>
</b:Sources>
</file>

<file path=customXml/itemProps1.xml><?xml version="1.0" encoding="utf-8"?>
<ds:datastoreItem xmlns:ds="http://schemas.openxmlformats.org/officeDocument/2006/customXml" ds:itemID="{56D30D7F-249D-414E-AD4C-DE01E002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14</Pages>
  <Words>2793</Words>
  <Characters>15925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18681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Gladys Marcia</dc:creator>
  <cp:lastModifiedBy>carlos</cp:lastModifiedBy>
  <cp:revision>201</cp:revision>
  <cp:lastPrinted>2012-04-01T14:22:00Z</cp:lastPrinted>
  <dcterms:created xsi:type="dcterms:W3CDTF">2012-05-08T16:01:00Z</dcterms:created>
  <dcterms:modified xsi:type="dcterms:W3CDTF">2012-06-12T23:36:00Z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